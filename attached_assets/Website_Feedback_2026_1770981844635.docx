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E730095" wp14:paraId="2C078E63" wp14:textId="4D5DE563">
      <w:pPr>
        <w:pStyle w:val="ListParagraph"/>
        <w:numPr>
          <w:ilvl w:val="0"/>
          <w:numId w:val="1"/>
        </w:numPr>
        <w:rPr>
          <w:ins w:author="Margarita Saldana" w:date="2026-02-12T21:21:27.358Z" w16du:dateUtc="2026-02-12T21:21:27.358Z" w:id="507140069"/>
          <w:sz w:val="24"/>
          <w:szCs w:val="24"/>
        </w:rPr>
      </w:pPr>
      <w:r w:rsidR="3ED27BCC">
        <w:rPr/>
        <w:t xml:space="preserve">Remove “Client Login” </w:t>
      </w:r>
    </w:p>
    <w:p w:rsidR="4A25F1E6" w:rsidP="3E730095" w:rsidRDefault="4A25F1E6" w14:paraId="49A4E2B6" w14:textId="3B89F665">
      <w:pPr>
        <w:pStyle w:val="ListParagraph"/>
        <w:numPr>
          <w:ilvl w:val="0"/>
          <w:numId w:val="1"/>
        </w:numPr>
        <w:rPr>
          <w:sz w:val="24"/>
          <w:szCs w:val="24"/>
        </w:rPr>
      </w:pPr>
      <w:ins w:author="Margarita Saldana" w:date="2026-02-12T21:21:41.865Z" w:id="289536452">
        <w:r w:rsidRPr="3E730095" w:rsidR="4A25F1E6">
          <w:rPr>
            <w:sz w:val="24"/>
            <w:szCs w:val="24"/>
          </w:rPr>
          <w:t xml:space="preserve">Mago: i second this; </w:t>
        </w:r>
      </w:ins>
    </w:p>
    <w:p w:rsidR="3ED27BCC" w:rsidP="3E730095" w:rsidRDefault="3ED27BCC" w14:paraId="3D0CD291" w14:textId="39DAC102">
      <w:pPr>
        <w:pStyle w:val="Normal"/>
      </w:pPr>
      <w:r w:rsidR="3ED27BCC">
        <w:drawing>
          <wp:inline wp14:editId="503E4219" wp14:anchorId="72D923E6">
            <wp:extent cx="5943600" cy="895350"/>
            <wp:effectExtent l="0" t="0" r="0" b="0"/>
            <wp:docPr id="226685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685575" name="Picture 226685575"/>
                    <pic:cNvPicPr/>
                  </pic:nvPicPr>
                  <pic:blipFill>
                    <a:blip xmlns:r="http://schemas.openxmlformats.org/officeDocument/2006/relationships" r:embed="rId1444053402">
                      <a:extLst>
                        <a:ext uri="{28A0092B-C50C-407E-A947-70E740481C1C}">
                          <a14:useLocalDpi xmlns:a14="http://schemas.microsoft.com/office/drawing/2010/main"/>
                        </a:ext>
                      </a:extLst>
                    </a:blip>
                    <a:stretch>
                      <a:fillRect/>
                    </a:stretch>
                  </pic:blipFill>
                  <pic:spPr>
                    <a:xfrm>
                      <a:off x="0" y="0"/>
                      <a:ext cx="5943600" cy="895350"/>
                    </a:xfrm>
                    <a:prstGeom prst="rect">
                      <a:avLst/>
                    </a:prstGeom>
                  </pic:spPr>
                </pic:pic>
              </a:graphicData>
            </a:graphic>
          </wp:inline>
        </w:drawing>
      </w:r>
    </w:p>
    <w:p w:rsidR="3ED27BCC" w:rsidP="3E730095" w:rsidRDefault="3ED27BCC" w14:paraId="39949714" w14:textId="025BE30C">
      <w:pPr>
        <w:pStyle w:val="ListParagraph"/>
        <w:numPr>
          <w:ilvl w:val="0"/>
          <w:numId w:val="1"/>
        </w:numPr>
        <w:rPr/>
      </w:pPr>
      <w:r w:rsidR="3ED27BCC">
        <w:rPr/>
        <w:t xml:space="preserve">Add a contact info form and </w:t>
      </w:r>
      <w:r w:rsidR="3ED27BCC">
        <w:rPr/>
        <w:t>Captch</w:t>
      </w:r>
      <w:r w:rsidR="4C183E72">
        <w:rPr/>
        <w:t>a</w:t>
      </w:r>
      <w:r w:rsidR="3ED27BCC">
        <w:rPr/>
        <w:t xml:space="preserve"> before the end user starts chatting with one of us </w:t>
      </w:r>
    </w:p>
    <w:p w:rsidR="3E730095" w:rsidP="3E730095" w:rsidRDefault="3E730095" w14:paraId="565FE165" w14:textId="70572530">
      <w:pPr>
        <w:pStyle w:val="Normal"/>
        <w:rPr>
          <w:sz w:val="24"/>
          <w:szCs w:val="24"/>
        </w:rPr>
      </w:pPr>
    </w:p>
    <w:p w:rsidR="3ED27BCC" w:rsidP="3E730095" w:rsidRDefault="3ED27BCC" w14:paraId="058F08FD" w14:textId="5770A010">
      <w:pPr>
        <w:pStyle w:val="Normal"/>
      </w:pPr>
      <w:r w:rsidR="3ED27BCC">
        <w:drawing>
          <wp:inline wp14:editId="2845546D" wp14:anchorId="6BDF9C15">
            <wp:extent cx="3352800" cy="5593976"/>
            <wp:effectExtent l="0" t="0" r="0" b="0"/>
            <wp:docPr id="2089236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236348" name="Picture 2089236348"/>
                    <pic:cNvPicPr/>
                  </pic:nvPicPr>
                  <pic:blipFill>
                    <a:blip xmlns:r="http://schemas.openxmlformats.org/officeDocument/2006/relationships" r:embed="rId1447818548">
                      <a:extLst>
                        <a:ext uri="{28A0092B-C50C-407E-A947-70E740481C1C}">
                          <a14:useLocalDpi xmlns:a14="http://schemas.microsoft.com/office/drawing/2010/main"/>
                        </a:ext>
                      </a:extLst>
                    </a:blip>
                    <a:stretch>
                      <a:fillRect/>
                    </a:stretch>
                  </pic:blipFill>
                  <pic:spPr>
                    <a:xfrm rot="0">
                      <a:off x="0" y="0"/>
                      <a:ext cx="3352800" cy="5593976"/>
                    </a:xfrm>
                    <a:prstGeom prst="rect">
                      <a:avLst/>
                    </a:prstGeom>
                  </pic:spPr>
                </pic:pic>
              </a:graphicData>
            </a:graphic>
          </wp:inline>
        </w:drawing>
      </w:r>
    </w:p>
    <w:p w:rsidR="3ED27BCC" w:rsidP="3E730095" w:rsidRDefault="3ED27BCC" w14:paraId="3B099CFB" w14:textId="4692C2B8">
      <w:pPr>
        <w:pStyle w:val="ListParagraph"/>
        <w:numPr>
          <w:ilvl w:val="0"/>
          <w:numId w:val="1"/>
        </w:numPr>
        <w:rPr/>
      </w:pPr>
      <w:r w:rsidR="3ED27BCC">
        <w:rPr/>
        <w:t xml:space="preserve">Need to update </w:t>
      </w:r>
      <w:r w:rsidR="3ED27BCC">
        <w:rPr/>
        <w:t>specialties</w:t>
      </w:r>
      <w:r w:rsidR="3ED27BCC">
        <w:rPr/>
        <w:t xml:space="preserve"> under FAQs page</w:t>
      </w:r>
      <w:ins w:author="Margarita Saldana" w:date="2026-02-12T21:26:23.728Z" w:id="1257345216">
        <w:r w:rsidR="671E0003">
          <w:t xml:space="preserve"> </w:t>
        </w:r>
      </w:ins>
      <w:r w:rsidR="3ED27BCC">
        <w:rPr/>
        <w:t xml:space="preserve"> </w:t>
      </w:r>
    </w:p>
    <w:p w:rsidR="3E730095" w:rsidP="3E730095" w:rsidRDefault="3E730095" w14:paraId="20F033CD" w14:textId="17F33734">
      <w:pPr>
        <w:pStyle w:val="ListParagraph"/>
        <w:ind w:left="720"/>
      </w:pPr>
    </w:p>
    <w:p w:rsidR="3ED27BCC" w:rsidP="3E730095" w:rsidRDefault="3ED27BCC" w14:paraId="2DF3ED8E" w14:textId="7A7402D4">
      <w:pPr>
        <w:pStyle w:val="Normal"/>
      </w:pPr>
      <w:r w:rsidR="3ED27BCC">
        <w:drawing>
          <wp:inline wp14:editId="2CD7A52D" wp14:anchorId="54009EAC">
            <wp:extent cx="5943600" cy="2419350"/>
            <wp:effectExtent l="0" t="0" r="0" b="0"/>
            <wp:docPr id="1574764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4764589" name="Picture 1574764589"/>
                    <pic:cNvPicPr/>
                  </pic:nvPicPr>
                  <pic:blipFill>
                    <a:blip xmlns:r="http://schemas.openxmlformats.org/officeDocument/2006/relationships" r:embed="rId581192891">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p>
    <w:p w:rsidR="3E730095" w:rsidP="3E730095" w:rsidRDefault="3E730095" w14:paraId="2169DF55" w14:textId="51746DC1">
      <w:pPr>
        <w:pStyle w:val="Normal"/>
      </w:pPr>
    </w:p>
    <w:p w:rsidR="3E730095" w:rsidP="3E730095" w:rsidRDefault="3E730095" w14:paraId="39674DDB" w14:textId="6F97A8CC">
      <w:pPr>
        <w:pStyle w:val="Normal"/>
      </w:pPr>
    </w:p>
    <w:p w:rsidR="4B112719" w:rsidP="3E730095" w:rsidRDefault="4B112719" w14:paraId="199F68F9" w14:textId="2CFEBCD9">
      <w:pPr>
        <w:pStyle w:val="ListParagraph"/>
        <w:numPr>
          <w:ilvl w:val="0"/>
          <w:numId w:val="1"/>
        </w:numPr>
        <w:rPr/>
      </w:pPr>
      <w:r w:rsidR="4B112719">
        <w:rPr/>
        <w:t xml:space="preserve">Keep it consistent with the main navigation </w:t>
      </w:r>
    </w:p>
    <w:p w:rsidR="4B112719" w:rsidP="3E730095" w:rsidRDefault="4B112719" w14:paraId="5186A5B7" w14:textId="4B242BCE">
      <w:pPr>
        <w:pStyle w:val="Normal"/>
      </w:pPr>
      <w:r w:rsidR="4B112719">
        <w:drawing>
          <wp:inline wp14:editId="685735D7" wp14:anchorId="293B78D5">
            <wp:extent cx="3205564" cy="3700732"/>
            <wp:effectExtent l="0" t="0" r="0" b="0"/>
            <wp:docPr id="694058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058622" name="Picture 694058622"/>
                    <pic:cNvPicPr/>
                  </pic:nvPicPr>
                  <pic:blipFill>
                    <a:blip xmlns:r="http://schemas.openxmlformats.org/officeDocument/2006/relationships" r:embed="rId1419181329">
                      <a:extLst>
                        <a:ext uri="{28A0092B-C50C-407E-A947-70E740481C1C}">
                          <a14:useLocalDpi xmlns:a14="http://schemas.microsoft.com/office/drawing/2010/main"/>
                        </a:ext>
                      </a:extLst>
                    </a:blip>
                    <a:stretch>
                      <a:fillRect/>
                    </a:stretch>
                  </pic:blipFill>
                  <pic:spPr>
                    <a:xfrm rot="0">
                      <a:off x="0" y="0"/>
                      <a:ext cx="3205564" cy="3700732"/>
                    </a:xfrm>
                    <a:prstGeom prst="rect">
                      <a:avLst/>
                    </a:prstGeom>
                  </pic:spPr>
                </pic:pic>
              </a:graphicData>
            </a:graphic>
          </wp:inline>
        </w:drawing>
      </w:r>
    </w:p>
    <w:p w:rsidR="4B112719" w:rsidP="3E730095" w:rsidRDefault="4B112719" w14:paraId="5E342238" w14:textId="48EE7A32">
      <w:pPr>
        <w:pStyle w:val="Normal"/>
      </w:pPr>
      <w:r w:rsidR="4B112719">
        <w:drawing>
          <wp:inline wp14:editId="61DA784D" wp14:anchorId="47BB7C7B">
            <wp:extent cx="5943600" cy="3352800"/>
            <wp:effectExtent l="0" t="0" r="0" b="0"/>
            <wp:docPr id="616118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118709" name="Picture 616118709"/>
                    <pic:cNvPicPr/>
                  </pic:nvPicPr>
                  <pic:blipFill>
                    <a:blip xmlns:r="http://schemas.openxmlformats.org/officeDocument/2006/relationships" r:embed="rId1420346649">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w:rsidR="3E730095" w:rsidP="3E730095" w:rsidRDefault="3E730095" w14:paraId="538F783C" w14:textId="71423590">
      <w:pPr>
        <w:pStyle w:val="Normal"/>
      </w:pPr>
    </w:p>
    <w:p w:rsidR="3E730095" w:rsidP="3E730095" w:rsidRDefault="3E730095" w14:paraId="4A88B423" w14:textId="4D451A94">
      <w:pPr>
        <w:pStyle w:val="ListParagraph"/>
        <w:numPr>
          <w:ilvl w:val="0"/>
          <w:numId w:val="1"/>
        </w:numPr>
        <w:rPr/>
      </w:pPr>
    </w:p>
    <w:p w:rsidR="3E730095" w:rsidP="3E730095" w:rsidRDefault="3E730095" w14:paraId="6674539E" w14:textId="3BFC764A">
      <w:pPr>
        <w:pStyle w:val="Normal"/>
      </w:pPr>
    </w:p>
    <w:p w:rsidR="18B7B449" w:rsidP="3E730095" w:rsidRDefault="18B7B449" w14:paraId="35366C2C" w14:textId="28A69E5C">
      <w:pPr>
        <w:pStyle w:val="Normal"/>
        <w:rPr>
          <w:ins w:author="Jacqueline Lally" w:date="2026-02-12T22:23:56.086Z" w16du:dateUtc="2026-02-12T22:23:56.086Z" w:id="1159856674"/>
        </w:rPr>
      </w:pPr>
      <w:ins w:author="Jacqueline Lally" w:date="2026-02-12T22:23:55.804Z" w:id="258799884">
        <w:r w:rsidR="18B7B449">
          <w:t>JACKIE – REVENUE CYCLE MANAGEMENT &amp; PRACTICE MANAGEMENT FEEDBACK</w:t>
        </w:r>
      </w:ins>
    </w:p>
    <w:p w:rsidR="18B7B449" w:rsidP="3E730095" w:rsidRDefault="18B7B449" w14:paraId="1A7F3C27" w14:textId="0E790986">
      <w:pPr>
        <w:spacing w:before="0" w:beforeAutospacing="off" w:after="160" w:afterAutospacing="off" w:line="257" w:lineRule="auto"/>
        <w:rPr>
          <w:ins w:author="Jacqueline Lally" w:date="2026-02-12T22:23:56.723Z" w16du:dateUtc="2026-02-12T22:23:56.723Z" w:id="1794532183"/>
          <w:rFonts w:ascii="Calibri" w:hAnsi="Calibri" w:eastAsia="Calibri" w:cs="Calibri"/>
          <w:b w:val="1"/>
          <w:bCs w:val="1"/>
          <w:noProof w:val="0"/>
          <w:sz w:val="22"/>
          <w:szCs w:val="22"/>
          <w:lang w:val="en-US"/>
        </w:rPr>
        <w:pPrChange w:author="Jacqueline Lally" w:date="2026-02-12T22:23:56.588Z">
          <w:pPr/>
        </w:pPrChange>
      </w:pPr>
      <w:ins w:author="Jacqueline Lally" w:date="2026-02-12T22:23:56.723Z" w:id="1736792052">
        <w:r w:rsidRPr="3E730095" w:rsidR="18B7B449">
          <w:rPr>
            <w:rFonts w:ascii="Calibri" w:hAnsi="Calibri" w:eastAsia="Calibri" w:cs="Calibri"/>
            <w:b w:val="1"/>
            <w:bCs w:val="1"/>
            <w:noProof w:val="0"/>
            <w:sz w:val="22"/>
            <w:szCs w:val="22"/>
            <w:lang w:val="en-US"/>
          </w:rPr>
          <w:t>REVENUE CYCLE MANAGEMENT</w:t>
        </w:r>
      </w:ins>
    </w:p>
    <w:p w:rsidR="18B7B449" w:rsidP="3E730095" w:rsidRDefault="18B7B449" w14:paraId="7B102414" w14:textId="5E8EDADF">
      <w:pPr>
        <w:spacing w:before="0" w:beforeAutospacing="off" w:after="160" w:afterAutospacing="off" w:line="257" w:lineRule="auto"/>
        <w:rPr>
          <w:ins w:author="Jacqueline Lally" w:date="2026-02-12T22:23:56.723Z" w16du:dateUtc="2026-02-12T22:23:56.723Z" w:id="1392432227"/>
          <w:rFonts w:ascii="Calibri" w:hAnsi="Calibri" w:eastAsia="Calibri" w:cs="Calibri"/>
          <w:b w:val="1"/>
          <w:bCs w:val="1"/>
          <w:noProof w:val="0"/>
          <w:sz w:val="22"/>
          <w:szCs w:val="22"/>
          <w:lang w:val="en-US"/>
        </w:rPr>
        <w:pPrChange w:author="Jacqueline Lally" w:date="2026-02-12T22:23:56.593Z">
          <w:pPr/>
        </w:pPrChange>
      </w:pPr>
      <w:ins w:author="Jacqueline Lally" w:date="2026-02-12T22:23:56.723Z" w:id="269135252">
        <w:r w:rsidRPr="3E730095" w:rsidR="18B7B449">
          <w:rPr>
            <w:rFonts w:ascii="Calibri" w:hAnsi="Calibri" w:eastAsia="Calibri" w:cs="Calibri"/>
            <w:b w:val="1"/>
            <w:bCs w:val="1"/>
            <w:noProof w:val="0"/>
            <w:sz w:val="22"/>
            <w:szCs w:val="22"/>
            <w:lang w:val="en-US"/>
          </w:rPr>
          <w:t>RCM AUDIT :</w:t>
        </w:r>
      </w:ins>
    </w:p>
    <w:p w:rsidR="18B7B449" w:rsidP="3E730095" w:rsidRDefault="18B7B449" w14:paraId="7BAB541C" w14:textId="13BED353">
      <w:pPr>
        <w:spacing w:before="0" w:beforeAutospacing="off" w:after="160" w:afterAutospacing="off" w:line="257" w:lineRule="auto"/>
        <w:rPr>
          <w:ins w:author="Jacqueline Lally" w:date="2026-02-12T22:23:56.723Z" w16du:dateUtc="2026-02-12T22:23:56.723Z" w:id="1302409926"/>
          <w:rFonts w:ascii="Calibri" w:hAnsi="Calibri" w:eastAsia="Calibri" w:cs="Calibri"/>
          <w:noProof w:val="0"/>
          <w:sz w:val="22"/>
          <w:szCs w:val="22"/>
          <w:lang w:val="en-US"/>
        </w:rPr>
        <w:pPrChange w:author="Jacqueline Lally" w:date="2026-02-12T22:23:56.595Z">
          <w:pPr/>
        </w:pPrChange>
      </w:pPr>
      <w:ins w:author="Jacqueline Lally" w:date="2026-02-12T22:23:56.723Z" w:id="2078043867">
        <w:r w:rsidRPr="3E730095" w:rsidR="18B7B449">
          <w:rPr>
            <w:rFonts w:ascii="Calibri" w:hAnsi="Calibri" w:eastAsia="Calibri" w:cs="Calibri"/>
            <w:noProof w:val="0"/>
            <w:sz w:val="22"/>
            <w:szCs w:val="22"/>
            <w:lang w:val="en-US"/>
          </w:rPr>
          <w:t>WHAT ARE WE AUDITING?</w:t>
        </w:r>
      </w:ins>
    </w:p>
    <w:p w:rsidR="18B7B449" w:rsidP="3E730095" w:rsidRDefault="18B7B449" w14:paraId="4AFAF1CE" w14:textId="5378A23A">
      <w:pPr>
        <w:pStyle w:val="ListParagraph"/>
        <w:numPr>
          <w:ilvl w:val="0"/>
          <w:numId w:val="2"/>
        </w:numPr>
        <w:spacing w:before="0" w:beforeAutospacing="off" w:after="0" w:afterAutospacing="off" w:line="257" w:lineRule="auto"/>
        <w:ind w:left="720" w:right="0" w:hanging="360"/>
        <w:rPr>
          <w:ins w:author="Jacqueline Lally" w:date="2026-02-12T22:23:56.723Z" w16du:dateUtc="2026-02-12T22:23:56.723Z" w:id="853500789"/>
          <w:rFonts w:ascii="Calibri" w:hAnsi="Calibri" w:eastAsia="Calibri" w:cs="Calibri"/>
          <w:noProof w:val="0"/>
          <w:sz w:val="22"/>
          <w:szCs w:val="22"/>
          <w:lang w:val="en-US"/>
        </w:rPr>
        <w:pPrChange w:author="Jacqueline Lally" w:date="2026-02-12T22:23:56.604Z">
          <w:pPr/>
        </w:pPrChange>
      </w:pPr>
      <w:ins w:author="Jacqueline Lally" w:date="2026-02-12T22:23:56.723Z" w:id="1052214554">
        <w:r w:rsidRPr="3E730095" w:rsidR="18B7B449">
          <w:rPr>
            <w:rFonts w:ascii="Calibri" w:hAnsi="Calibri" w:eastAsia="Calibri" w:cs="Calibri"/>
            <w:noProof w:val="0"/>
            <w:sz w:val="22"/>
            <w:szCs w:val="22"/>
            <w:lang w:val="en-US"/>
          </w:rPr>
          <w:t>PROVIDE A LIST OF WHAT WERE AUDITING</w:t>
        </w:r>
      </w:ins>
    </w:p>
    <w:p w:rsidR="18B7B449" w:rsidP="3E730095" w:rsidRDefault="18B7B449" w14:paraId="63FCB068" w14:textId="12A35EC2">
      <w:pPr>
        <w:pStyle w:val="ListParagraph"/>
        <w:numPr>
          <w:ilvl w:val="0"/>
          <w:numId w:val="2"/>
        </w:numPr>
        <w:spacing w:before="0" w:beforeAutospacing="off" w:after="0" w:afterAutospacing="off" w:line="257" w:lineRule="auto"/>
        <w:ind w:left="720" w:right="0" w:hanging="360"/>
        <w:rPr>
          <w:ins w:author="Jacqueline Lally" w:date="2026-02-12T22:23:56.723Z" w16du:dateUtc="2026-02-12T22:23:56.723Z" w:id="819102818"/>
          <w:rFonts w:ascii="Calibri" w:hAnsi="Calibri" w:eastAsia="Calibri" w:cs="Calibri"/>
          <w:noProof w:val="0"/>
          <w:sz w:val="22"/>
          <w:szCs w:val="22"/>
          <w:lang w:val="en-US"/>
        </w:rPr>
        <w:pPrChange w:author="Jacqueline Lally" w:date="2026-02-12T22:23:56.611Z">
          <w:pPr/>
        </w:pPrChange>
      </w:pPr>
      <w:ins w:author="Jacqueline Lally" w:date="2026-02-12T22:23:56.723Z" w:id="1031388971">
        <w:r w:rsidRPr="3E730095" w:rsidR="18B7B449">
          <w:rPr>
            <w:rFonts w:ascii="Calibri" w:hAnsi="Calibri" w:eastAsia="Calibri" w:cs="Calibri"/>
            <w:noProof w:val="0"/>
            <w:sz w:val="22"/>
            <w:szCs w:val="22"/>
            <w:lang w:val="en-US"/>
          </w:rPr>
          <w:t>SYSTEM IN PLACE?</w:t>
        </w:r>
      </w:ins>
    </w:p>
    <w:p w:rsidR="18B7B449" w:rsidP="3E730095" w:rsidRDefault="18B7B449" w14:paraId="4CA652C7" w14:textId="40548819">
      <w:pPr>
        <w:pStyle w:val="ListParagraph"/>
        <w:numPr>
          <w:ilvl w:val="0"/>
          <w:numId w:val="2"/>
        </w:numPr>
        <w:spacing w:before="0" w:beforeAutospacing="off" w:after="0" w:afterAutospacing="off" w:line="257" w:lineRule="auto"/>
        <w:ind w:left="720" w:right="0" w:hanging="360"/>
        <w:rPr>
          <w:ins w:author="Jacqueline Lally" w:date="2026-02-12T22:23:56.724Z" w16du:dateUtc="2026-02-12T22:23:56.724Z" w:id="872050942"/>
          <w:rFonts w:ascii="Calibri" w:hAnsi="Calibri" w:eastAsia="Calibri" w:cs="Calibri"/>
          <w:noProof w:val="0"/>
          <w:sz w:val="22"/>
          <w:szCs w:val="22"/>
          <w:lang w:val="en-US"/>
        </w:rPr>
        <w:pPrChange w:author="Jacqueline Lally" w:date="2026-02-12T22:23:56.616Z">
          <w:pPr/>
        </w:pPrChange>
      </w:pPr>
      <w:ins w:author="Jacqueline Lally" w:date="2026-02-12T22:23:56.723Z" w:id="1631891734">
        <w:r w:rsidRPr="3E730095" w:rsidR="18B7B449">
          <w:rPr>
            <w:rFonts w:ascii="Calibri" w:hAnsi="Calibri" w:eastAsia="Calibri" w:cs="Calibri"/>
            <w:noProof w:val="0"/>
            <w:sz w:val="22"/>
            <w:szCs w:val="22"/>
            <w:lang w:val="en-US"/>
          </w:rPr>
          <w:t>AUDIT OUR SYSTEM? ACCESS OUR SYSTEM?</w:t>
        </w:r>
      </w:ins>
    </w:p>
    <w:p w:rsidR="18B7B449" w:rsidP="3E730095" w:rsidRDefault="18B7B449" w14:paraId="0A336DC0" w14:textId="75D346D8">
      <w:pPr>
        <w:spacing w:before="0" w:beforeAutospacing="off" w:after="160" w:afterAutospacing="off" w:line="257" w:lineRule="auto"/>
        <w:rPr>
          <w:ins w:author="Jacqueline Lally" w:date="2026-02-12T22:23:56.724Z" w16du:dateUtc="2026-02-12T22:23:56.724Z" w:id="2131583177"/>
          <w:rFonts w:ascii="Calibri" w:hAnsi="Calibri" w:eastAsia="Calibri" w:cs="Calibri"/>
          <w:noProof w:val="0"/>
          <w:sz w:val="22"/>
          <w:szCs w:val="22"/>
          <w:lang w:val="en-US"/>
        </w:rPr>
        <w:pPrChange w:author="Jacqueline Lally" w:date="2026-02-12T22:23:56.619Z">
          <w:pPr>
            <w:numPr>
              <w:ilvl w:val="0"/>
              <w:numId w:val="2"/>
            </w:numPr>
          </w:pPr>
        </w:pPrChange>
      </w:pPr>
      <w:ins w:author="Jacqueline Lally" w:date="2026-02-12T22:23:56.724Z" w:id="287060787">
        <w:r w:rsidRPr="3E730095" w:rsidR="18B7B449">
          <w:rPr>
            <w:rFonts w:ascii="Calibri" w:hAnsi="Calibri" w:eastAsia="Calibri" w:cs="Calibri"/>
            <w:b w:val="1"/>
            <w:bCs w:val="1"/>
            <w:noProof w:val="0"/>
            <w:sz w:val="22"/>
            <w:szCs w:val="22"/>
            <w:lang w:val="en-US"/>
          </w:rPr>
          <w:t>SUCCESS MENTRIC:</w:t>
        </w:r>
        <w:r w:rsidRPr="3E730095" w:rsidR="18B7B449">
          <w:rPr>
            <w:rFonts w:ascii="Calibri" w:hAnsi="Calibri" w:eastAsia="Calibri" w:cs="Calibri"/>
            <w:noProof w:val="0"/>
            <w:sz w:val="22"/>
            <w:szCs w:val="22"/>
            <w:lang w:val="en-US"/>
          </w:rPr>
          <w:t xml:space="preserve"> WHERE IS THAT INFORMATION COMING FROM?</w:t>
        </w:r>
      </w:ins>
    </w:p>
    <w:p w:rsidR="18B7B449" w:rsidP="3E730095" w:rsidRDefault="18B7B449" w14:paraId="7CE67AE5" w14:textId="575ABBD4">
      <w:pPr>
        <w:spacing w:before="0" w:beforeAutospacing="off" w:after="160" w:afterAutospacing="off" w:line="257" w:lineRule="auto"/>
        <w:rPr>
          <w:ins w:author="Jacqueline Lally" w:date="2026-02-12T22:23:56.724Z" w16du:dateUtc="2026-02-12T22:23:56.724Z" w:id="434653872"/>
          <w:rFonts w:ascii="Calibri" w:hAnsi="Calibri" w:eastAsia="Calibri" w:cs="Calibri"/>
          <w:b w:val="1"/>
          <w:bCs w:val="1"/>
          <w:noProof w:val="0"/>
          <w:sz w:val="22"/>
          <w:szCs w:val="22"/>
          <w:lang w:val="en-US"/>
        </w:rPr>
        <w:pPrChange w:author="Jacqueline Lally" w:date="2026-02-12T22:23:56.622Z">
          <w:pPr/>
        </w:pPrChange>
      </w:pPr>
      <w:ins w:author="Jacqueline Lally" w:date="2026-02-12T22:23:56.724Z" w:id="926074684">
        <w:r w:rsidRPr="3E730095" w:rsidR="18B7B449">
          <w:rPr>
            <w:rFonts w:ascii="Calibri" w:hAnsi="Calibri" w:eastAsia="Calibri" w:cs="Calibri"/>
            <w:b w:val="1"/>
            <w:bCs w:val="1"/>
            <w:noProof w:val="0"/>
            <w:sz w:val="22"/>
            <w:szCs w:val="22"/>
            <w:lang w:val="en-US"/>
          </w:rPr>
          <w:t>FRONT END AND CHARGE CAPTURE</w:t>
        </w:r>
      </w:ins>
    </w:p>
    <w:p w:rsidR="18B7B449" w:rsidP="3E730095" w:rsidRDefault="18B7B449" w14:paraId="18ABD0F5" w14:textId="6F8D5617">
      <w:pPr>
        <w:pStyle w:val="ListParagraph"/>
        <w:numPr>
          <w:ilvl w:val="0"/>
          <w:numId w:val="3"/>
        </w:numPr>
        <w:spacing w:before="0" w:beforeAutospacing="off" w:after="0" w:afterAutospacing="off" w:line="257" w:lineRule="auto"/>
        <w:ind w:left="720" w:right="0" w:hanging="360"/>
        <w:rPr>
          <w:ins w:author="Jacqueline Lally" w:date="2026-02-12T22:23:56.724Z" w16du:dateUtc="2026-02-12T22:23:56.724Z" w:id="1622471139"/>
          <w:rFonts w:ascii="Calibri" w:hAnsi="Calibri" w:eastAsia="Calibri" w:cs="Calibri"/>
          <w:noProof w:val="0"/>
          <w:sz w:val="22"/>
          <w:szCs w:val="22"/>
          <w:lang w:val="en-US"/>
        </w:rPr>
        <w:pPrChange w:author="Jacqueline Lally" w:date="2026-02-12T22:23:56.627Z">
          <w:pPr/>
        </w:pPrChange>
      </w:pPr>
      <w:ins w:author="Jacqueline Lally" w:date="2026-02-12T22:23:56.724Z" w:id="948285173">
        <w:r w:rsidRPr="3E730095" w:rsidR="18B7B449">
          <w:rPr>
            <w:rFonts w:ascii="Calibri" w:hAnsi="Calibri" w:eastAsia="Calibri" w:cs="Calibri"/>
            <w:noProof w:val="0"/>
            <w:sz w:val="22"/>
            <w:szCs w:val="22"/>
            <w:lang w:val="en-US"/>
          </w:rPr>
          <w:t>INSURANCE ENROLLMENT – LOOKS LIKE CREDENTIALING AND NOT TRIZETTO ENROLLMENT</w:t>
        </w:r>
      </w:ins>
    </w:p>
    <w:p w:rsidR="18B7B449" w:rsidP="3E730095" w:rsidRDefault="18B7B449" w14:paraId="59CABD64" w14:textId="7FFE45B4">
      <w:pPr>
        <w:pStyle w:val="ListParagraph"/>
        <w:numPr>
          <w:ilvl w:val="0"/>
          <w:numId w:val="3"/>
        </w:numPr>
        <w:spacing w:before="0" w:beforeAutospacing="off" w:after="0" w:afterAutospacing="off" w:line="257" w:lineRule="auto"/>
        <w:ind w:left="720" w:right="0" w:hanging="360"/>
        <w:rPr>
          <w:ins w:author="Jacqueline Lally" w:date="2026-02-12T22:23:56.724Z" w16du:dateUtc="2026-02-12T22:23:56.724Z" w:id="1072298375"/>
          <w:rFonts w:ascii="Calibri" w:hAnsi="Calibri" w:eastAsia="Calibri" w:cs="Calibri"/>
          <w:noProof w:val="0"/>
          <w:sz w:val="22"/>
          <w:szCs w:val="22"/>
          <w:lang w:val="en-US"/>
        </w:rPr>
        <w:pPrChange w:author="Jacqueline Lally" w:date="2026-02-12T22:23:56.632Z">
          <w:pPr/>
        </w:pPrChange>
      </w:pPr>
      <w:ins w:author="Jacqueline Lally" w:date="2026-02-12T22:23:56.724Z" w:id="1755282284">
        <w:r w:rsidRPr="3E730095" w:rsidR="18B7B449">
          <w:rPr>
            <w:rFonts w:ascii="Calibri" w:hAnsi="Calibri" w:eastAsia="Calibri" w:cs="Calibri"/>
            <w:noProof w:val="0"/>
            <w:sz w:val="22"/>
            <w:szCs w:val="22"/>
            <w:lang w:val="en-US"/>
          </w:rPr>
          <w:t>ELIGIBILITY VERIFICATION – SUPPORT – CAN LOOK AT AS WERE DOING ELIGIBILITY CHECK</w:t>
        </w:r>
      </w:ins>
    </w:p>
    <w:p w:rsidR="18B7B449" w:rsidP="3E730095" w:rsidRDefault="18B7B449" w14:paraId="036DA699" w14:textId="1BBDE93B">
      <w:pPr>
        <w:pStyle w:val="ListParagraph"/>
        <w:numPr>
          <w:ilvl w:val="0"/>
          <w:numId w:val="3"/>
        </w:numPr>
        <w:spacing w:before="0" w:beforeAutospacing="off" w:after="0" w:afterAutospacing="off" w:line="257" w:lineRule="auto"/>
        <w:ind w:left="720" w:right="0" w:hanging="360"/>
        <w:rPr>
          <w:ins w:author="Jacqueline Lally" w:date="2026-02-12T22:23:56.725Z" w16du:dateUtc="2026-02-12T22:23:56.725Z" w:id="1547690563"/>
          <w:rFonts w:ascii="Calibri" w:hAnsi="Calibri" w:eastAsia="Calibri" w:cs="Calibri"/>
          <w:noProof w:val="0"/>
          <w:sz w:val="22"/>
          <w:szCs w:val="22"/>
          <w:lang w:val="en-US"/>
        </w:rPr>
        <w:pPrChange w:author="Jacqueline Lally" w:date="2026-02-12T22:23:56.637Z">
          <w:pPr/>
        </w:pPrChange>
      </w:pPr>
      <w:ins w:author="Jacqueline Lally" w:date="2026-02-12T22:23:56.725Z" w:id="555379438">
        <w:r w:rsidRPr="3E730095" w:rsidR="18B7B449">
          <w:rPr>
            <w:rFonts w:ascii="Calibri" w:hAnsi="Calibri" w:eastAsia="Calibri" w:cs="Calibri"/>
            <w:noProof w:val="0"/>
            <w:sz w:val="22"/>
            <w:szCs w:val="22"/>
            <w:lang w:val="en-US"/>
          </w:rPr>
          <w:t>CHARGE ENTRY SUPPORT? WHAT DOES THAT MEAN, WHAT ARE WE SUPPORTING?</w:t>
        </w:r>
      </w:ins>
    </w:p>
    <w:p w:rsidR="18B7B449" w:rsidP="3E730095" w:rsidRDefault="18B7B449" w14:paraId="109DE5DB" w14:textId="78831D49">
      <w:pPr>
        <w:spacing w:before="0" w:beforeAutospacing="off" w:after="160" w:afterAutospacing="off" w:line="257" w:lineRule="auto"/>
        <w:rPr>
          <w:ins w:author="Jacqueline Lally" w:date="2026-02-12T22:23:56.725Z" w16du:dateUtc="2026-02-12T22:23:56.725Z" w:id="1163576207"/>
          <w:rFonts w:ascii="Calibri" w:hAnsi="Calibri" w:eastAsia="Calibri" w:cs="Calibri"/>
          <w:b w:val="1"/>
          <w:bCs w:val="1"/>
          <w:noProof w:val="0"/>
          <w:sz w:val="22"/>
          <w:szCs w:val="22"/>
          <w:lang w:val="en-US"/>
        </w:rPr>
        <w:pPrChange w:author="Jacqueline Lally" w:date="2026-02-12T22:23:56.64Z">
          <w:pPr>
            <w:numPr>
              <w:ilvl w:val="0"/>
              <w:numId w:val="3"/>
            </w:numPr>
          </w:pPr>
        </w:pPrChange>
      </w:pPr>
      <w:ins w:author="Jacqueline Lally" w:date="2026-02-12T22:23:56.725Z" w:id="392239025">
        <w:r w:rsidRPr="3E730095" w:rsidR="18B7B449">
          <w:rPr>
            <w:rFonts w:ascii="Calibri" w:hAnsi="Calibri" w:eastAsia="Calibri" w:cs="Calibri"/>
            <w:b w:val="1"/>
            <w:bCs w:val="1"/>
            <w:noProof w:val="0"/>
            <w:sz w:val="22"/>
            <w:szCs w:val="22"/>
            <w:lang w:val="en-US"/>
          </w:rPr>
          <w:t>CLAIMS PROCESSING:</w:t>
        </w:r>
      </w:ins>
    </w:p>
    <w:p w:rsidR="18B7B449" w:rsidP="3E730095" w:rsidRDefault="18B7B449" w14:paraId="51775AF8" w14:textId="417A9AF9">
      <w:pPr>
        <w:pStyle w:val="ListParagraph"/>
        <w:numPr>
          <w:ilvl w:val="0"/>
          <w:numId w:val="3"/>
        </w:numPr>
        <w:spacing w:before="0" w:beforeAutospacing="off" w:after="0" w:afterAutospacing="off" w:line="257" w:lineRule="auto"/>
        <w:ind w:left="720" w:right="0" w:hanging="360"/>
        <w:rPr>
          <w:ins w:author="Jacqueline Lally" w:date="2026-02-12T22:23:56.725Z" w16du:dateUtc="2026-02-12T22:23:56.725Z" w:id="518320066"/>
          <w:rFonts w:ascii="Calibri" w:hAnsi="Calibri" w:eastAsia="Calibri" w:cs="Calibri"/>
          <w:noProof w:val="0"/>
          <w:sz w:val="22"/>
          <w:szCs w:val="22"/>
          <w:lang w:val="en-US"/>
        </w:rPr>
        <w:pPrChange w:author="Jacqueline Lally" w:date="2026-02-12T22:23:56.644Z">
          <w:pPr/>
        </w:pPrChange>
      </w:pPr>
      <w:ins w:author="Jacqueline Lally" w:date="2026-02-12T22:23:56.725Z" w:id="984039035">
        <w:r w:rsidRPr="3E730095" w:rsidR="18B7B449">
          <w:rPr>
            <w:rFonts w:ascii="Calibri" w:hAnsi="Calibri" w:eastAsia="Calibri" w:cs="Calibri"/>
            <w:noProof w:val="0"/>
            <w:sz w:val="22"/>
            <w:szCs w:val="22"/>
            <w:lang w:val="en-US"/>
          </w:rPr>
          <w:t>MENTION MEDICAL RECORD SUBMISSIONS AND APPEAL SUBMISSIONS AS WE DO A GOOD AMOUNT OF THOSE, ESPECIALLY HIGH DOLLAR CLAIMS</w:t>
        </w:r>
      </w:ins>
    </w:p>
    <w:p w:rsidR="18B7B449" w:rsidP="3E730095" w:rsidRDefault="18B7B449" w14:paraId="32D8C1B8" w14:textId="4F3DD0A8">
      <w:pPr>
        <w:spacing w:before="0" w:beforeAutospacing="off" w:after="160" w:afterAutospacing="off" w:line="257" w:lineRule="auto"/>
        <w:rPr>
          <w:ins w:author="Jacqueline Lally" w:date="2026-02-12T22:23:56.725Z" w16du:dateUtc="2026-02-12T22:23:56.725Z" w:id="1599215011"/>
          <w:rFonts w:ascii="Calibri" w:hAnsi="Calibri" w:eastAsia="Calibri" w:cs="Calibri"/>
          <w:b w:val="1"/>
          <w:bCs w:val="1"/>
          <w:noProof w:val="0"/>
          <w:sz w:val="22"/>
          <w:szCs w:val="22"/>
          <w:lang w:val="en-US"/>
        </w:rPr>
        <w:pPrChange w:author="Jacqueline Lally" w:date="2026-02-12T22:23:56.646Z">
          <w:pPr>
            <w:numPr>
              <w:ilvl w:val="0"/>
              <w:numId w:val="3"/>
            </w:numPr>
          </w:pPr>
        </w:pPrChange>
      </w:pPr>
      <w:ins w:author="Jacqueline Lally" w:date="2026-02-12T22:23:56.725Z" w:id="924217411">
        <w:r w:rsidRPr="3E730095" w:rsidR="18B7B449">
          <w:rPr>
            <w:rFonts w:ascii="Calibri" w:hAnsi="Calibri" w:eastAsia="Calibri" w:cs="Calibri"/>
            <w:b w:val="1"/>
            <w:bCs w:val="1"/>
            <w:noProof w:val="0"/>
            <w:sz w:val="22"/>
            <w:szCs w:val="22"/>
            <w:lang w:val="en-US"/>
          </w:rPr>
          <w:t>PAYMENTS &amp; ACCOUNTS</w:t>
        </w:r>
      </w:ins>
    </w:p>
    <w:p w:rsidR="18B7B449" w:rsidP="3E730095" w:rsidRDefault="18B7B449" w14:paraId="391C82B6" w14:textId="254E6793">
      <w:pPr>
        <w:spacing w:before="0" w:beforeAutospacing="off" w:after="160" w:afterAutospacing="off" w:line="257" w:lineRule="auto"/>
        <w:rPr>
          <w:ins w:author="Jacqueline Lally" w:date="2026-02-12T22:23:56.725Z" w16du:dateUtc="2026-02-12T22:23:56.725Z" w:id="242960864"/>
          <w:rFonts w:ascii="Calibri" w:hAnsi="Calibri" w:eastAsia="Calibri" w:cs="Calibri"/>
          <w:noProof w:val="0"/>
          <w:sz w:val="22"/>
          <w:szCs w:val="22"/>
          <w:lang w:val="en-US"/>
        </w:rPr>
        <w:pPrChange w:author="Jacqueline Lally" w:date="2026-02-12T22:23:56.649Z">
          <w:pPr/>
        </w:pPrChange>
      </w:pPr>
      <w:ins w:author="Jacqueline Lally" w:date="2026-02-12T22:23:56.725Z" w:id="2124255299">
        <w:r w:rsidRPr="3E730095" w:rsidR="18B7B449">
          <w:rPr>
            <w:rFonts w:ascii="Calibri" w:hAnsi="Calibri" w:eastAsia="Calibri" w:cs="Calibri"/>
            <w:b w:val="1"/>
            <w:bCs w:val="1"/>
            <w:noProof w:val="0"/>
            <w:sz w:val="22"/>
            <w:szCs w:val="22"/>
            <w:lang w:val="en-US"/>
          </w:rPr>
          <w:t>PAYMENT RECONCILLIATION –</w:t>
        </w:r>
        <w:r w:rsidRPr="3E730095" w:rsidR="18B7B449">
          <w:rPr>
            <w:rFonts w:ascii="Calibri" w:hAnsi="Calibri" w:eastAsia="Calibri" w:cs="Calibri"/>
            <w:noProof w:val="0"/>
            <w:sz w:val="22"/>
            <w:szCs w:val="22"/>
            <w:lang w:val="en-US"/>
          </w:rPr>
          <w:t xml:space="preserve"> THIS GOES INTO GREAT DEPTH.</w:t>
        </w:r>
      </w:ins>
    </w:p>
    <w:p w:rsidR="18B7B449" w:rsidP="3E730095" w:rsidRDefault="18B7B449" w14:paraId="7E6262EF" w14:textId="66902476">
      <w:pPr>
        <w:pStyle w:val="ListParagraph"/>
        <w:numPr>
          <w:ilvl w:val="0"/>
          <w:numId w:val="3"/>
        </w:numPr>
        <w:spacing w:before="0" w:beforeAutospacing="off" w:after="0" w:afterAutospacing="off" w:line="257" w:lineRule="auto"/>
        <w:ind w:left="720" w:right="0" w:hanging="360"/>
        <w:rPr>
          <w:ins w:author="Jacqueline Lally" w:date="2026-02-12T22:23:56.725Z" w16du:dateUtc="2026-02-12T22:23:56.725Z" w:id="1814590211"/>
          <w:rFonts w:ascii="Calibri" w:hAnsi="Calibri" w:eastAsia="Calibri" w:cs="Calibri"/>
          <w:noProof w:val="0"/>
          <w:sz w:val="22"/>
          <w:szCs w:val="22"/>
          <w:lang w:val="en-US"/>
        </w:rPr>
        <w:pPrChange w:author="Jacqueline Lally" w:date="2026-02-12T22:23:56.654Z">
          <w:pPr/>
        </w:pPrChange>
      </w:pPr>
      <w:ins w:author="Jacqueline Lally" w:date="2026-02-12T22:23:56.725Z" w:id="739107958">
        <w:r w:rsidRPr="3E730095" w:rsidR="18B7B449">
          <w:rPr>
            <w:rFonts w:ascii="Calibri" w:hAnsi="Calibri" w:eastAsia="Calibri" w:cs="Calibri"/>
            <w:noProof w:val="0"/>
            <w:sz w:val="22"/>
            <w:szCs w:val="22"/>
            <w:lang w:val="en-US"/>
          </w:rPr>
          <w:t>VERIFYING ALLOWED AMOUNTS ENSURING CORRECT FEE SCHEDULE IS APPLIED. RIGHT NOW THIS WOULD BE MANUAL CHECK WHICH IS TIME CONSUMING, UNLESS WE HAVE SOFTWARE THAT CAN FLAG THE CLAIM AND AMOUNTS WE SHOULD BE SPECIFIC</w:t>
        </w:r>
      </w:ins>
    </w:p>
    <w:p w:rsidR="18B7B449" w:rsidP="3E730095" w:rsidRDefault="18B7B449" w14:paraId="2407E2B5" w14:textId="46471624">
      <w:pPr>
        <w:pStyle w:val="ListParagraph"/>
        <w:numPr>
          <w:ilvl w:val="0"/>
          <w:numId w:val="3"/>
        </w:numPr>
        <w:spacing w:before="0" w:beforeAutospacing="off" w:after="0" w:afterAutospacing="off" w:line="257" w:lineRule="auto"/>
        <w:ind w:left="720" w:right="0" w:hanging="360"/>
        <w:rPr>
          <w:ins w:author="Jacqueline Lally" w:date="2026-02-12T22:23:56.726Z" w16du:dateUtc="2026-02-12T22:23:56.726Z" w:id="507079074"/>
          <w:rFonts w:ascii="Calibri" w:hAnsi="Calibri" w:eastAsia="Calibri" w:cs="Calibri"/>
          <w:noProof w:val="0"/>
          <w:sz w:val="22"/>
          <w:szCs w:val="22"/>
          <w:lang w:val="en-US"/>
        </w:rPr>
        <w:pPrChange w:author="Jacqueline Lally" w:date="2026-02-12T22:23:56.661Z">
          <w:pPr/>
        </w:pPrChange>
      </w:pPr>
      <w:ins w:author="Jacqueline Lally" w:date="2026-02-12T22:23:56.726Z" w:id="1859183909">
        <w:r w:rsidRPr="3E730095" w:rsidR="18B7B449">
          <w:rPr>
            <w:rFonts w:ascii="Calibri" w:hAnsi="Calibri" w:eastAsia="Calibri" w:cs="Calibri"/>
            <w:noProof w:val="0"/>
            <w:sz w:val="22"/>
            <w:szCs w:val="22"/>
            <w:lang w:val="en-US"/>
          </w:rPr>
          <w:t>IDENTIFYING UNDERPAYMENTS – SAME THING AS ABOVE IF THEY UNDERPAY A CODE, UNLESS IT’S A DRASTIC CHANGE ITS HARD FOR US TO CATCH ALL THE TIME</w:t>
        </w:r>
      </w:ins>
    </w:p>
    <w:p w:rsidR="18B7B449" w:rsidP="3E730095" w:rsidRDefault="18B7B449" w14:paraId="1E380A05" w14:textId="40B70132">
      <w:pPr>
        <w:pStyle w:val="ListParagraph"/>
        <w:numPr>
          <w:ilvl w:val="0"/>
          <w:numId w:val="3"/>
        </w:numPr>
        <w:spacing w:before="0" w:beforeAutospacing="off" w:after="0" w:afterAutospacing="off" w:line="257" w:lineRule="auto"/>
        <w:ind w:left="720" w:right="0" w:hanging="360"/>
        <w:rPr>
          <w:ins w:author="Jacqueline Lally" w:date="2026-02-12T22:23:56.726Z" w16du:dateUtc="2026-02-12T22:23:56.726Z" w:id="701789753"/>
          <w:rFonts w:ascii="Calibri" w:hAnsi="Calibri" w:eastAsia="Calibri" w:cs="Calibri"/>
          <w:noProof w:val="0"/>
          <w:sz w:val="22"/>
          <w:szCs w:val="22"/>
          <w:lang w:val="en-US"/>
        </w:rPr>
        <w:pPrChange w:author="Jacqueline Lally" w:date="2026-02-12T22:23:56.665Z">
          <w:pPr/>
        </w:pPrChange>
      </w:pPr>
      <w:ins w:author="Jacqueline Lally" w:date="2026-02-12T22:23:56.726Z" w:id="689792057">
        <w:r w:rsidRPr="3E730095" w:rsidR="18B7B449">
          <w:rPr>
            <w:rFonts w:ascii="Calibri" w:hAnsi="Calibri" w:eastAsia="Calibri" w:cs="Calibri"/>
            <w:noProof w:val="0"/>
            <w:sz w:val="22"/>
            <w:szCs w:val="22"/>
            <w:lang w:val="en-US"/>
          </w:rPr>
          <w:t>TRACKING DENIALS &amp; ADJUSTMENTS – WE OFFER</w:t>
        </w:r>
      </w:ins>
    </w:p>
    <w:p w:rsidR="18B7B449" w:rsidP="3E730095" w:rsidRDefault="18B7B449" w14:paraId="28DC7564" w14:textId="571F3CF8">
      <w:pPr>
        <w:pStyle w:val="ListParagraph"/>
        <w:numPr>
          <w:ilvl w:val="0"/>
          <w:numId w:val="3"/>
        </w:numPr>
        <w:spacing w:before="0" w:beforeAutospacing="off" w:after="0" w:afterAutospacing="off" w:line="257" w:lineRule="auto"/>
        <w:ind w:left="720" w:right="0" w:hanging="360"/>
        <w:rPr>
          <w:ins w:author="Jacqueline Lally" w:date="2026-02-12T22:23:56.726Z" w16du:dateUtc="2026-02-12T22:23:56.726Z" w:id="536374202"/>
          <w:rFonts w:ascii="Calibri" w:hAnsi="Calibri" w:eastAsia="Calibri" w:cs="Calibri"/>
          <w:noProof w:val="0"/>
          <w:sz w:val="22"/>
          <w:szCs w:val="22"/>
          <w:lang w:val="en-US"/>
        </w:rPr>
        <w:pPrChange w:author="Jacqueline Lally" w:date="2026-02-12T22:23:56.669Z">
          <w:pPr/>
        </w:pPrChange>
      </w:pPr>
      <w:ins w:author="Jacqueline Lally" w:date="2026-02-12T22:23:56.726Z" w:id="958297247">
        <w:r w:rsidRPr="3E730095" w:rsidR="18B7B449">
          <w:rPr>
            <w:rFonts w:ascii="Calibri" w:hAnsi="Calibri" w:eastAsia="Calibri" w:cs="Calibri"/>
            <w:noProof w:val="0"/>
            <w:sz w:val="22"/>
            <w:szCs w:val="22"/>
            <w:lang w:val="en-US"/>
          </w:rPr>
          <w:t>BALANCING BANK DEPOSITS – LOGS MATCH PAYMENT POSTINGS – WE OFFER</w:t>
        </w:r>
      </w:ins>
    </w:p>
    <w:p w:rsidR="18B7B449" w:rsidP="3E730095" w:rsidRDefault="18B7B449" w14:paraId="601EEDEB" w14:textId="6CA992CA">
      <w:pPr>
        <w:spacing w:before="0" w:beforeAutospacing="off" w:after="160" w:afterAutospacing="off" w:line="257" w:lineRule="auto"/>
        <w:rPr>
          <w:ins w:author="Jacqueline Lally" w:date="2026-02-12T22:23:56.726Z" w16du:dateUtc="2026-02-12T22:23:56.726Z" w:id="1873457664"/>
          <w:rFonts w:ascii="Calibri" w:hAnsi="Calibri" w:eastAsia="Calibri" w:cs="Calibri"/>
          <w:noProof w:val="0"/>
          <w:sz w:val="22"/>
          <w:szCs w:val="22"/>
          <w:lang w:val="en-US"/>
        </w:rPr>
        <w:pPrChange w:author="Jacqueline Lally" w:date="2026-02-12T22:23:56.672Z">
          <w:pPr>
            <w:numPr>
              <w:ilvl w:val="0"/>
              <w:numId w:val="3"/>
            </w:numPr>
          </w:pPr>
        </w:pPrChange>
      </w:pPr>
      <w:ins w:author="Jacqueline Lally" w:date="2026-02-12T22:23:56.726Z" w:id="1588791349">
        <w:r w:rsidRPr="3E730095" w:rsidR="18B7B449">
          <w:rPr>
            <w:rFonts w:ascii="Calibri" w:hAnsi="Calibri" w:eastAsia="Calibri" w:cs="Calibri"/>
            <w:noProof w:val="0"/>
            <w:sz w:val="22"/>
            <w:szCs w:val="22"/>
            <w:lang w:val="en-US"/>
          </w:rPr>
          <w:t xml:space="preserve"> </w:t>
        </w:r>
      </w:ins>
    </w:p>
    <w:p w:rsidR="18B7B449" w:rsidP="3E730095" w:rsidRDefault="18B7B449" w14:paraId="47DAAB0C" w14:textId="26CCFF0A">
      <w:pPr>
        <w:spacing w:before="0" w:beforeAutospacing="off" w:after="160" w:afterAutospacing="off" w:line="257" w:lineRule="auto"/>
        <w:rPr>
          <w:ins w:author="Jacqueline Lally" w:date="2026-02-12T22:23:56.726Z" w16du:dateUtc="2026-02-12T22:23:56.726Z" w:id="2031891470"/>
          <w:rFonts w:ascii="Calibri" w:hAnsi="Calibri" w:eastAsia="Calibri" w:cs="Calibri"/>
          <w:b w:val="1"/>
          <w:bCs w:val="1"/>
          <w:noProof w:val="0"/>
          <w:sz w:val="22"/>
          <w:szCs w:val="22"/>
          <w:lang w:val="en-US"/>
        </w:rPr>
        <w:pPrChange w:author="Jacqueline Lally" w:date="2026-02-12T22:23:56.674Z">
          <w:pPr/>
        </w:pPrChange>
      </w:pPr>
      <w:ins w:author="Jacqueline Lally" w:date="2026-02-12T22:23:56.726Z" w:id="1889342687">
        <w:r w:rsidRPr="3E730095" w:rsidR="18B7B449">
          <w:rPr>
            <w:rFonts w:ascii="Calibri" w:hAnsi="Calibri" w:eastAsia="Calibri" w:cs="Calibri"/>
            <w:b w:val="1"/>
            <w:bCs w:val="1"/>
            <w:noProof w:val="0"/>
            <w:sz w:val="22"/>
            <w:szCs w:val="22"/>
            <w:lang w:val="en-US"/>
          </w:rPr>
          <w:t>PATIENT &amp; PRACTICE SUPPORT</w:t>
        </w:r>
      </w:ins>
    </w:p>
    <w:p w:rsidR="18B7B449" w:rsidP="3E730095" w:rsidRDefault="18B7B449" w14:paraId="0630F151" w14:textId="62FC08C4">
      <w:pPr>
        <w:pStyle w:val="ListParagraph"/>
        <w:numPr>
          <w:ilvl w:val="0"/>
          <w:numId w:val="3"/>
        </w:numPr>
        <w:spacing w:before="0" w:beforeAutospacing="off" w:after="0" w:afterAutospacing="off" w:line="257" w:lineRule="auto"/>
        <w:ind w:left="720" w:right="0" w:hanging="360"/>
        <w:rPr>
          <w:ins w:author="Jacqueline Lally" w:date="2026-02-12T22:23:56.726Z" w16du:dateUtc="2026-02-12T22:23:56.726Z" w:id="1372919773"/>
          <w:rFonts w:ascii="Calibri" w:hAnsi="Calibri" w:eastAsia="Calibri" w:cs="Calibri"/>
          <w:noProof w:val="0"/>
          <w:sz w:val="22"/>
          <w:szCs w:val="22"/>
          <w:lang w:val="en-US"/>
        </w:rPr>
        <w:pPrChange w:author="Jacqueline Lally" w:date="2026-02-12T22:23:56.677Z">
          <w:pPr/>
        </w:pPrChange>
      </w:pPr>
      <w:ins w:author="Jacqueline Lally" w:date="2026-02-12T22:23:56.726Z" w:id="1595523005">
        <w:r w:rsidRPr="3E730095" w:rsidR="18B7B449">
          <w:rPr>
            <w:rFonts w:ascii="Calibri" w:hAnsi="Calibri" w:eastAsia="Calibri" w:cs="Calibri"/>
            <w:noProof w:val="0"/>
            <w:sz w:val="22"/>
            <w:szCs w:val="22"/>
            <w:lang w:val="en-US"/>
          </w:rPr>
          <w:t>PAPER STATEMENTS – WE NEED TO DISCUSS FURTHER. IF A CLIENT HAS A LARGE VOLUME OF PATIENT STATEMENTS THEY WANT TO MAIL, HOW ARE WE DOING THIS? EVEN WITH A SMALL COMPANY TO STUFF AND LABEL ENVELOPES IS TIME CONSUMING, WE NEED TO FIND A WORKFLOW OR DELEGATE THAT TASK TO SOMEONE SPECIFIC</w:t>
        </w:r>
      </w:ins>
    </w:p>
    <w:p w:rsidR="18B7B449" w:rsidP="3E730095" w:rsidRDefault="18B7B449" w14:paraId="4FC1954B" w14:textId="2B6637B3">
      <w:pPr>
        <w:pStyle w:val="ListParagraph"/>
        <w:numPr>
          <w:ilvl w:val="0"/>
          <w:numId w:val="3"/>
        </w:numPr>
        <w:spacing w:before="0" w:beforeAutospacing="off" w:after="0" w:afterAutospacing="off" w:line="257" w:lineRule="auto"/>
        <w:ind w:left="720" w:right="0" w:hanging="360"/>
        <w:rPr>
          <w:ins w:author="Jacqueline Lally" w:date="2026-02-12T22:23:56.726Z" w16du:dateUtc="2026-02-12T22:23:56.726Z" w:id="1251339442"/>
          <w:rFonts w:ascii="Calibri" w:hAnsi="Calibri" w:eastAsia="Calibri" w:cs="Calibri"/>
          <w:noProof w:val="0"/>
          <w:sz w:val="22"/>
          <w:szCs w:val="22"/>
          <w:lang w:val="en-US"/>
        </w:rPr>
        <w:pPrChange w:author="Jacqueline Lally" w:date="2026-02-12T22:23:56.681Z">
          <w:pPr/>
        </w:pPrChange>
      </w:pPr>
      <w:ins w:author="Jacqueline Lally" w:date="2026-02-12T22:23:56.726Z" w:id="1961103985">
        <w:r w:rsidRPr="3E730095" w:rsidR="18B7B449">
          <w:rPr>
            <w:rFonts w:ascii="Calibri" w:hAnsi="Calibri" w:eastAsia="Calibri" w:cs="Calibri"/>
            <w:noProof w:val="0"/>
            <w:sz w:val="22"/>
            <w:szCs w:val="22"/>
            <w:lang w:val="en-US"/>
          </w:rPr>
          <w:t xml:space="preserve">PERFORMANCE REPORTING – IS THIS ON A DASHBOARD? </w:t>
        </w:r>
      </w:ins>
    </w:p>
    <w:p w:rsidR="18B7B449" w:rsidP="3E730095" w:rsidRDefault="18B7B449" w14:paraId="7F8A6472" w14:textId="105FC576">
      <w:pPr>
        <w:pStyle w:val="ListParagraph"/>
        <w:numPr>
          <w:ilvl w:val="0"/>
          <w:numId w:val="3"/>
        </w:numPr>
        <w:spacing w:before="0" w:beforeAutospacing="off" w:after="0" w:afterAutospacing="off" w:line="257" w:lineRule="auto"/>
        <w:ind w:left="720" w:right="0" w:hanging="360"/>
        <w:rPr>
          <w:ins w:author="Jacqueline Lally" w:date="2026-02-12T22:23:56.726Z" w16du:dateUtc="2026-02-12T22:23:56.726Z" w:id="1652149555"/>
          <w:rFonts w:ascii="Calibri" w:hAnsi="Calibri" w:eastAsia="Calibri" w:cs="Calibri"/>
          <w:noProof w:val="0"/>
          <w:sz w:val="22"/>
          <w:szCs w:val="22"/>
          <w:lang w:val="en-US"/>
        </w:rPr>
        <w:pPrChange w:author="Jacqueline Lally" w:date="2026-02-12T22:23:56.685Z">
          <w:pPr/>
        </w:pPrChange>
      </w:pPr>
      <w:ins w:author="Jacqueline Lally" w:date="2026-02-12T22:23:56.726Z" w:id="1173098662">
        <w:r w:rsidRPr="3E730095" w:rsidR="18B7B449">
          <w:rPr>
            <w:rFonts w:ascii="Calibri" w:hAnsi="Calibri" w:eastAsia="Calibri" w:cs="Calibri"/>
            <w:noProof w:val="0"/>
            <w:sz w:val="22"/>
            <w:szCs w:val="22"/>
            <w:lang w:val="en-US"/>
          </w:rPr>
          <w:t>FINANCIAL INSIGHT – REPORTING OR DASHBOARD?</w:t>
        </w:r>
      </w:ins>
    </w:p>
    <w:p w:rsidR="18B7B449" w:rsidP="3E730095" w:rsidRDefault="18B7B449" w14:paraId="4035D264" w14:textId="704CE830">
      <w:pPr>
        <w:spacing w:before="0" w:beforeAutospacing="off" w:after="160" w:afterAutospacing="off" w:line="257" w:lineRule="auto"/>
        <w:rPr>
          <w:ins w:author="Jacqueline Lally" w:date="2026-02-12T22:23:56.726Z" w16du:dateUtc="2026-02-12T22:23:56.726Z" w:id="1260964703"/>
          <w:rFonts w:ascii="Calibri" w:hAnsi="Calibri" w:eastAsia="Calibri" w:cs="Calibri"/>
          <w:noProof w:val="0"/>
          <w:sz w:val="22"/>
          <w:szCs w:val="22"/>
          <w:lang w:val="en-US"/>
        </w:rPr>
        <w:pPrChange w:author="Jacqueline Lally" w:date="2026-02-12T22:23:56.687Z">
          <w:pPr>
            <w:numPr>
              <w:ilvl w:val="0"/>
              <w:numId w:val="3"/>
            </w:numPr>
          </w:pPr>
        </w:pPrChange>
      </w:pPr>
      <w:ins w:author="Jacqueline Lally" w:date="2026-02-12T22:23:56.726Z" w:id="640279647">
        <w:r w:rsidRPr="3E730095" w:rsidR="18B7B449">
          <w:rPr>
            <w:rFonts w:ascii="Calibri" w:hAnsi="Calibri" w:eastAsia="Calibri" w:cs="Calibri"/>
            <w:noProof w:val="0"/>
            <w:sz w:val="22"/>
            <w:szCs w:val="22"/>
            <w:lang w:val="en-US"/>
          </w:rPr>
          <w:t xml:space="preserve"> </w:t>
        </w:r>
      </w:ins>
    </w:p>
    <w:p w:rsidR="18B7B449" w:rsidP="3E730095" w:rsidRDefault="18B7B449" w14:paraId="6A155B7E" w14:textId="21483907">
      <w:pPr>
        <w:spacing w:before="0" w:beforeAutospacing="off" w:after="160" w:afterAutospacing="off" w:line="257" w:lineRule="auto"/>
        <w:rPr>
          <w:ins w:author="Jacqueline Lally" w:date="2026-02-12T22:23:56.727Z" w16du:dateUtc="2026-02-12T22:23:56.727Z" w:id="953546330"/>
          <w:rFonts w:ascii="Calibri" w:hAnsi="Calibri" w:eastAsia="Calibri" w:cs="Calibri"/>
          <w:b w:val="1"/>
          <w:bCs w:val="1"/>
          <w:noProof w:val="0"/>
          <w:sz w:val="22"/>
          <w:szCs w:val="22"/>
          <w:lang w:val="en-US"/>
        </w:rPr>
        <w:pPrChange w:author="Jacqueline Lally" w:date="2026-02-12T22:23:56.689Z">
          <w:pPr/>
        </w:pPrChange>
      </w:pPr>
      <w:ins w:author="Jacqueline Lally" w:date="2026-02-12T22:23:56.727Z" w:id="1861780510">
        <w:r w:rsidRPr="3E730095" w:rsidR="18B7B449">
          <w:rPr>
            <w:rFonts w:ascii="Calibri" w:hAnsi="Calibri" w:eastAsia="Calibri" w:cs="Calibri"/>
            <w:b w:val="1"/>
            <w:bCs w:val="1"/>
            <w:noProof w:val="0"/>
            <w:sz w:val="22"/>
            <w:szCs w:val="22"/>
            <w:lang w:val="en-US"/>
          </w:rPr>
          <w:t>EXTENDED CAPABILITIES</w:t>
        </w:r>
      </w:ins>
    </w:p>
    <w:p w:rsidR="18B7B449" w:rsidP="3E730095" w:rsidRDefault="18B7B449" w14:paraId="14F37470" w14:textId="73213D92">
      <w:pPr>
        <w:spacing w:before="0" w:beforeAutospacing="off" w:after="160" w:afterAutospacing="off" w:line="257" w:lineRule="auto"/>
        <w:rPr>
          <w:ins w:author="Jacqueline Lally" w:date="2026-02-12T22:23:56.727Z" w16du:dateUtc="2026-02-12T22:23:56.727Z" w:id="755485775"/>
          <w:rFonts w:ascii="Calibri" w:hAnsi="Calibri" w:eastAsia="Calibri" w:cs="Calibri"/>
          <w:noProof w:val="0"/>
          <w:sz w:val="22"/>
          <w:szCs w:val="22"/>
          <w:lang w:val="en-US"/>
        </w:rPr>
        <w:pPrChange w:author="Jacqueline Lally" w:date="2026-02-12T22:23:56.691Z">
          <w:pPr/>
        </w:pPrChange>
      </w:pPr>
      <w:ins w:author="Jacqueline Lally" w:date="2026-02-12T22:23:56.727Z" w:id="2004031249">
        <w:r w:rsidRPr="3E730095" w:rsidR="18B7B449">
          <w:rPr>
            <w:rFonts w:ascii="Calibri" w:hAnsi="Calibri" w:eastAsia="Calibri" w:cs="Calibri"/>
            <w:b w:val="1"/>
            <w:bCs w:val="1"/>
            <w:noProof w:val="0"/>
            <w:sz w:val="22"/>
            <w:szCs w:val="22"/>
            <w:lang w:val="en-US"/>
          </w:rPr>
          <w:t>PATIENT SUPPORT</w:t>
        </w:r>
        <w:r w:rsidRPr="3E730095" w:rsidR="18B7B449">
          <w:rPr>
            <w:rFonts w:ascii="Calibri" w:hAnsi="Calibri" w:eastAsia="Calibri" w:cs="Calibri"/>
            <w:noProof w:val="0"/>
            <w:sz w:val="22"/>
            <w:szCs w:val="22"/>
            <w:lang w:val="en-US"/>
          </w:rPr>
          <w:t xml:space="preserve"> – WOULD PROVIDER PORTAL ASSISTANCE BE ONE OF THE ITEMS OR WOULD THAT FALL UNDER GENERIC SUPPORT?</w:t>
        </w:r>
      </w:ins>
    </w:p>
    <w:p w:rsidR="18B7B449" w:rsidP="3E730095" w:rsidRDefault="18B7B449" w14:paraId="67BFF1B3" w14:textId="17348EDE">
      <w:pPr>
        <w:spacing w:before="0" w:beforeAutospacing="off" w:after="160" w:afterAutospacing="off" w:line="257" w:lineRule="auto"/>
        <w:rPr>
          <w:ins w:author="Jacqueline Lally" w:date="2026-02-12T22:23:56.727Z" w16du:dateUtc="2026-02-12T22:23:56.727Z" w:id="655710341"/>
          <w:rFonts w:ascii="Calibri" w:hAnsi="Calibri" w:eastAsia="Calibri" w:cs="Calibri"/>
          <w:noProof w:val="0"/>
          <w:sz w:val="22"/>
          <w:szCs w:val="22"/>
          <w:lang w:val="en-US"/>
        </w:rPr>
        <w:pPrChange w:author="Jacqueline Lally" w:date="2026-02-12T22:23:56.694Z">
          <w:pPr/>
        </w:pPrChange>
      </w:pPr>
      <w:ins w:author="Jacqueline Lally" w:date="2026-02-12T22:23:56.727Z" w:id="1644085507">
        <w:r w:rsidRPr="3E730095" w:rsidR="18B7B449">
          <w:rPr>
            <w:rFonts w:ascii="Calibri" w:hAnsi="Calibri" w:eastAsia="Calibri" w:cs="Calibri"/>
            <w:b w:val="1"/>
            <w:bCs w:val="1"/>
            <w:noProof w:val="0"/>
            <w:sz w:val="22"/>
            <w:szCs w:val="22"/>
            <w:lang w:val="en-US"/>
          </w:rPr>
          <w:t>CREDENTIALING</w:t>
        </w:r>
        <w:r w:rsidRPr="3E730095" w:rsidR="18B7B449">
          <w:rPr>
            <w:rFonts w:ascii="Calibri" w:hAnsi="Calibri" w:eastAsia="Calibri" w:cs="Calibri"/>
            <w:noProof w:val="0"/>
            <w:sz w:val="22"/>
            <w:szCs w:val="22"/>
            <w:lang w:val="en-US"/>
          </w:rPr>
          <w:t xml:space="preserve"> – NEW ENROLLMENTS, RE-CREDENTIALING, ADDING/TERMINATING NEW PROVIDER/LOCATION </w:t>
        </w:r>
      </w:ins>
    </w:p>
    <w:p w:rsidR="18B7B449" w:rsidP="3E730095" w:rsidRDefault="18B7B449" w14:paraId="436BE7E0" w14:textId="4FAA049B">
      <w:pPr>
        <w:spacing w:before="0" w:beforeAutospacing="off" w:after="160" w:afterAutospacing="off" w:line="257" w:lineRule="auto"/>
        <w:rPr>
          <w:ins w:author="Jacqueline Lally" w:date="2026-02-12T22:23:56.727Z" w16du:dateUtc="2026-02-12T22:23:56.727Z" w:id="41311415"/>
          <w:rFonts w:ascii="Calibri" w:hAnsi="Calibri" w:eastAsia="Calibri" w:cs="Calibri"/>
          <w:noProof w:val="0"/>
          <w:sz w:val="22"/>
          <w:szCs w:val="22"/>
          <w:lang w:val="en-US"/>
        </w:rPr>
        <w:pPrChange w:author="Jacqueline Lally" w:date="2026-02-12T22:23:56.696Z">
          <w:pPr/>
        </w:pPrChange>
      </w:pPr>
      <w:ins w:author="Jacqueline Lally" w:date="2026-02-12T22:23:56.727Z" w:id="569657361">
        <w:r w:rsidRPr="3E730095" w:rsidR="18B7B449">
          <w:rPr>
            <w:rFonts w:ascii="Calibri" w:hAnsi="Calibri" w:eastAsia="Calibri" w:cs="Calibri"/>
            <w:b w:val="1"/>
            <w:bCs w:val="1"/>
            <w:noProof w:val="0"/>
            <w:sz w:val="22"/>
            <w:szCs w:val="22"/>
            <w:lang w:val="en-US"/>
          </w:rPr>
          <w:t xml:space="preserve">CONSULTING </w:t>
        </w:r>
        <w:r w:rsidRPr="3E730095" w:rsidR="18B7B449">
          <w:rPr>
            <w:rFonts w:ascii="Calibri" w:hAnsi="Calibri" w:eastAsia="Calibri" w:cs="Calibri"/>
            <w:noProof w:val="0"/>
            <w:sz w:val="22"/>
            <w:szCs w:val="22"/>
            <w:lang w:val="en-US"/>
          </w:rPr>
          <w:t>– WOULD CONSULTING BE MORE FOCUSED ON ADMINISTRATIVE KEY POINTS AS KPIS, ESTABLISHING A WORKFLOW. OR WOULD THIS BE REVIEWING CLAIMS AND DENIALS AND TRAINING ON HOW TO PROPERLY DISPUTE THE DENIAL, ALMOST LIKE A BILLING 101 TRAINING ?</w:t>
        </w:r>
      </w:ins>
    </w:p>
    <w:p w:rsidR="18B7B449" w:rsidP="3E730095" w:rsidRDefault="18B7B449" w14:paraId="5D19066B" w14:textId="45B016D2">
      <w:pPr>
        <w:spacing w:before="0" w:beforeAutospacing="off" w:after="160" w:afterAutospacing="off" w:line="257" w:lineRule="auto"/>
        <w:rPr>
          <w:ins w:author="Jacqueline Lally" w:date="2026-02-12T22:23:56.727Z" w16du:dateUtc="2026-02-12T22:23:56.727Z" w:id="1703579088"/>
          <w:rFonts w:ascii="Calibri" w:hAnsi="Calibri" w:eastAsia="Calibri" w:cs="Calibri"/>
          <w:noProof w:val="0"/>
          <w:sz w:val="22"/>
          <w:szCs w:val="22"/>
          <w:lang w:val="en-US"/>
        </w:rPr>
        <w:pPrChange w:author="Jacqueline Lally" w:date="2026-02-12T22:23:56.699Z">
          <w:pPr/>
        </w:pPrChange>
      </w:pPr>
      <w:ins w:author="Jacqueline Lally" w:date="2026-02-12T22:23:56.727Z" w:id="1631703245">
        <w:r w:rsidRPr="3E730095" w:rsidR="18B7B449">
          <w:rPr>
            <w:rFonts w:ascii="Calibri" w:hAnsi="Calibri" w:eastAsia="Calibri" w:cs="Calibri"/>
            <w:b w:val="1"/>
            <w:bCs w:val="1"/>
            <w:noProof w:val="0"/>
            <w:sz w:val="22"/>
            <w:szCs w:val="22"/>
            <w:lang w:val="en-US"/>
          </w:rPr>
          <w:t>A/R RECOVERY</w:t>
        </w:r>
        <w:r w:rsidRPr="3E730095" w:rsidR="18B7B449">
          <w:rPr>
            <w:rFonts w:ascii="Calibri" w:hAnsi="Calibri" w:eastAsia="Calibri" w:cs="Calibri"/>
            <w:noProof w:val="0"/>
            <w:sz w:val="22"/>
            <w:szCs w:val="22"/>
            <w:lang w:val="en-US"/>
          </w:rPr>
          <w:t xml:space="preserve"> – I THINK WE NEED TO MENTION A TIMEFRAME OF “OLD CLAIMS” SOME PROVIDERS MAY BE UNDER THE ASSUMPTION WE CAN COLLECT FROM 3 YEARS, IT SHOULD REALISTICALLY BE 1-2 YEARS </w:t>
        </w:r>
      </w:ins>
    </w:p>
    <w:p w:rsidR="18B7B449" w:rsidP="3E730095" w:rsidRDefault="18B7B449" w14:paraId="1C164807" w14:textId="7C8D938B">
      <w:pPr>
        <w:spacing w:before="0" w:beforeAutospacing="off" w:after="160" w:afterAutospacing="off" w:line="257" w:lineRule="auto"/>
        <w:rPr>
          <w:ins w:author="Jacqueline Lally" w:date="2026-02-12T22:23:56.727Z" w16du:dateUtc="2026-02-12T22:23:56.727Z" w:id="1297412641"/>
          <w:rFonts w:ascii="Calibri" w:hAnsi="Calibri" w:eastAsia="Calibri" w:cs="Calibri"/>
          <w:b w:val="1"/>
          <w:bCs w:val="1"/>
          <w:noProof w:val="0"/>
          <w:sz w:val="22"/>
          <w:szCs w:val="22"/>
          <w:lang w:val="en-US"/>
        </w:rPr>
        <w:pPrChange w:author="Jacqueline Lally" w:date="2026-02-12T22:23:56.701Z">
          <w:pPr/>
        </w:pPrChange>
      </w:pPr>
      <w:ins w:author="Jacqueline Lally" w:date="2026-02-12T22:23:56.727Z" w:id="674571033">
        <w:r w:rsidRPr="3E730095" w:rsidR="18B7B449">
          <w:rPr>
            <w:rFonts w:ascii="Calibri" w:hAnsi="Calibri" w:eastAsia="Calibri" w:cs="Calibri"/>
            <w:b w:val="1"/>
            <w:bCs w:val="1"/>
            <w:noProof w:val="0"/>
            <w:sz w:val="22"/>
            <w:szCs w:val="22"/>
            <w:lang w:val="en-US"/>
          </w:rPr>
          <w:t>RCM PERFORMANCE METRICS</w:t>
        </w:r>
      </w:ins>
    </w:p>
    <w:p w:rsidR="18B7B449" w:rsidP="3E730095" w:rsidRDefault="18B7B449" w14:paraId="6E6EC7B5" w14:textId="24B2B8C0">
      <w:pPr>
        <w:spacing w:before="0" w:beforeAutospacing="off" w:after="160" w:afterAutospacing="off" w:line="257" w:lineRule="auto"/>
        <w:rPr>
          <w:ins w:author="Jacqueline Lally" w:date="2026-02-12T22:23:56.727Z" w16du:dateUtc="2026-02-12T22:23:56.727Z" w:id="842846108"/>
          <w:rFonts w:ascii="Calibri" w:hAnsi="Calibri" w:eastAsia="Calibri" w:cs="Calibri"/>
          <w:noProof w:val="0"/>
          <w:sz w:val="22"/>
          <w:szCs w:val="22"/>
          <w:lang w:val="en-US"/>
        </w:rPr>
        <w:pPrChange w:author="Jacqueline Lally" w:date="2026-02-12T22:23:56.707Z">
          <w:pPr/>
        </w:pPrChange>
      </w:pPr>
      <w:ins w:author="Jacqueline Lally" w:date="2026-02-12T22:23:56.727Z" w:id="1806029995">
        <w:r w:rsidRPr="3E730095" w:rsidR="18B7B449">
          <w:rPr>
            <w:rFonts w:ascii="Calibri" w:hAnsi="Calibri" w:eastAsia="Calibri" w:cs="Calibri"/>
            <w:noProof w:val="0"/>
            <w:sz w:val="22"/>
            <w:szCs w:val="22"/>
            <w:lang w:val="en-US"/>
          </w:rPr>
          <w:t>WHERE IS BENCHMARK DATA COMING FROM? IS IT A GENERIC OVERVIEW OR SPECALITY/LOCATION SPECIFIC ?</w:t>
        </w:r>
      </w:ins>
    </w:p>
    <w:p w:rsidR="18B7B449" w:rsidP="3E730095" w:rsidRDefault="18B7B449" w14:paraId="4EDFEE01" w14:textId="667CA2C7">
      <w:pPr>
        <w:spacing w:before="0" w:beforeAutospacing="off" w:after="160" w:afterAutospacing="off" w:line="257" w:lineRule="auto"/>
        <w:rPr>
          <w:ins w:author="Jacqueline Lally" w:date="2026-02-12T22:23:56.727Z" w16du:dateUtc="2026-02-12T22:23:56.727Z" w:id="1423711354"/>
          <w:rFonts w:ascii="Calibri" w:hAnsi="Calibri" w:eastAsia="Calibri" w:cs="Calibri"/>
          <w:noProof w:val="0"/>
          <w:sz w:val="22"/>
          <w:szCs w:val="22"/>
          <w:lang w:val="en-US"/>
        </w:rPr>
        <w:pPrChange w:author="Jacqueline Lally" w:date="2026-02-12T22:23:56.709Z">
          <w:pPr/>
        </w:pPrChange>
      </w:pPr>
      <w:ins w:author="Jacqueline Lally" w:date="2026-02-12T22:23:56.727Z" w:id="632434633">
        <w:r w:rsidRPr="3E730095" w:rsidR="18B7B449">
          <w:rPr>
            <w:rFonts w:ascii="Calibri" w:hAnsi="Calibri" w:eastAsia="Calibri" w:cs="Calibri"/>
            <w:noProof w:val="0"/>
            <w:sz w:val="22"/>
            <w:szCs w:val="22"/>
            <w:lang w:val="en-US"/>
          </w:rPr>
          <w:t xml:space="preserve"> </w:t>
        </w:r>
      </w:ins>
    </w:p>
    <w:p w:rsidR="18B7B449" w:rsidP="3E730095" w:rsidRDefault="18B7B449" w14:paraId="7936B103" w14:textId="466317C7">
      <w:pPr>
        <w:spacing w:before="0" w:beforeAutospacing="off" w:after="160" w:afterAutospacing="off" w:line="257" w:lineRule="auto"/>
        <w:rPr>
          <w:ins w:author="Jacqueline Lally" w:date="2026-02-12T22:23:56.728Z" w16du:dateUtc="2026-02-12T22:23:56.728Z" w:id="1565397098"/>
          <w:rFonts w:ascii="Calibri" w:hAnsi="Calibri" w:eastAsia="Calibri" w:cs="Calibri"/>
          <w:noProof w:val="0"/>
          <w:sz w:val="22"/>
          <w:szCs w:val="22"/>
          <w:lang w:val="en-US"/>
        </w:rPr>
        <w:pPrChange w:author="Jacqueline Lally" w:date="2026-02-12T22:23:56.71Z">
          <w:pPr/>
        </w:pPrChange>
      </w:pPr>
      <w:ins w:author="Jacqueline Lally" w:date="2026-02-12T22:23:56.727Z" w:id="1107984817">
        <w:r w:rsidRPr="3E730095" w:rsidR="18B7B449">
          <w:rPr>
            <w:rFonts w:ascii="Calibri" w:hAnsi="Calibri" w:eastAsia="Calibri" w:cs="Calibri"/>
            <w:b w:val="1"/>
            <w:bCs w:val="1"/>
            <w:noProof w:val="0"/>
            <w:sz w:val="22"/>
            <w:szCs w:val="22"/>
            <w:lang w:val="en-US"/>
          </w:rPr>
          <w:t>SCHEDULE YOUR RCM CONSULTATION:</w:t>
        </w:r>
        <w:r w:rsidRPr="3E730095" w:rsidR="18B7B449">
          <w:rPr>
            <w:rFonts w:ascii="Calibri" w:hAnsi="Calibri" w:eastAsia="Calibri" w:cs="Calibri"/>
            <w:noProof w:val="0"/>
            <w:sz w:val="22"/>
            <w:szCs w:val="22"/>
            <w:lang w:val="en-US"/>
          </w:rPr>
          <w:t xml:space="preserve"> WHAT EXACLTY WOULD A CONSULATION ENTAIL? ASKING CURRENT BILLING SITUATION QUESTIONS? REVENUE PROBLEMS AND PAIN POINTS? SERVICES NEEDED? WOULD THIS FOLLOW INTO A DEMO ON THE NEXT CALL?</w:t>
        </w:r>
      </w:ins>
    </w:p>
    <w:p w:rsidR="18B7B449" w:rsidP="3E730095" w:rsidRDefault="18B7B449" w14:paraId="38F0A59F" w14:textId="645E1291">
      <w:pPr>
        <w:spacing w:before="0" w:beforeAutospacing="off" w:after="160" w:afterAutospacing="off" w:line="257" w:lineRule="auto"/>
        <w:rPr>
          <w:ins w:author="Jacqueline Lally" w:date="2026-02-12T22:23:56.728Z" w16du:dateUtc="2026-02-12T22:23:56.728Z" w:id="143136402"/>
          <w:rFonts w:ascii="Calibri" w:hAnsi="Calibri" w:eastAsia="Calibri" w:cs="Calibri"/>
          <w:noProof w:val="0"/>
          <w:sz w:val="22"/>
          <w:szCs w:val="22"/>
          <w:lang w:val="en-US"/>
        </w:rPr>
        <w:pPrChange w:author="Jacqueline Lally" w:date="2026-02-12T22:23:56.712Z">
          <w:pPr/>
        </w:pPrChange>
      </w:pPr>
      <w:ins w:author="Jacqueline Lally" w:date="2026-02-12T22:23:56.728Z" w:id="1112335746">
        <w:r w:rsidRPr="3E730095" w:rsidR="18B7B449">
          <w:rPr>
            <w:rFonts w:ascii="Calibri" w:hAnsi="Calibri" w:eastAsia="Calibri" w:cs="Calibri"/>
            <w:noProof w:val="0"/>
            <w:sz w:val="22"/>
            <w:szCs w:val="22"/>
            <w:lang w:val="en-US"/>
          </w:rPr>
          <w:t xml:space="preserve"> </w:t>
        </w:r>
      </w:ins>
    </w:p>
    <w:p w:rsidR="18B7B449" w:rsidP="3E730095" w:rsidRDefault="18B7B449" w14:paraId="3292D232" w14:textId="2D65D45A">
      <w:pPr>
        <w:spacing w:before="0" w:beforeAutospacing="off" w:after="160" w:afterAutospacing="off" w:line="257" w:lineRule="auto"/>
        <w:rPr>
          <w:ins w:author="Jacqueline Lally" w:date="2026-02-12T22:23:56.728Z" w16du:dateUtc="2026-02-12T22:23:56.728Z" w:id="359841231"/>
          <w:rFonts w:ascii="Calibri" w:hAnsi="Calibri" w:eastAsia="Calibri" w:cs="Calibri"/>
          <w:noProof w:val="0"/>
          <w:sz w:val="22"/>
          <w:szCs w:val="22"/>
          <w:lang w:val="en-US"/>
        </w:rPr>
        <w:pPrChange w:author="Jacqueline Lally" w:date="2026-02-12T22:23:56.714Z">
          <w:pPr/>
        </w:pPrChange>
      </w:pPr>
      <w:ins w:author="Jacqueline Lally" w:date="2026-02-12T22:23:56.728Z" w:id="2021206403">
        <w:r w:rsidRPr="3E730095" w:rsidR="18B7B449">
          <w:rPr>
            <w:rFonts w:ascii="Calibri" w:hAnsi="Calibri" w:eastAsia="Calibri" w:cs="Calibri"/>
            <w:noProof w:val="0"/>
            <w:sz w:val="22"/>
            <w:szCs w:val="22"/>
            <w:lang w:val="en-US"/>
          </w:rPr>
          <w:t xml:space="preserve"> </w:t>
        </w:r>
      </w:ins>
    </w:p>
    <w:p w:rsidR="18B7B449" w:rsidP="3E730095" w:rsidRDefault="18B7B449" w14:paraId="63B6E54E" w14:textId="14E76C06">
      <w:pPr>
        <w:spacing w:before="0" w:beforeAutospacing="off" w:after="160" w:afterAutospacing="off" w:line="257" w:lineRule="auto"/>
        <w:rPr>
          <w:ins w:author="Jacqueline Lally" w:date="2026-02-12T22:23:56.728Z" w16du:dateUtc="2026-02-12T22:23:56.728Z" w:id="136210475"/>
          <w:rFonts w:ascii="Calibri" w:hAnsi="Calibri" w:eastAsia="Calibri" w:cs="Calibri"/>
          <w:b w:val="1"/>
          <w:bCs w:val="1"/>
          <w:noProof w:val="0"/>
          <w:sz w:val="22"/>
          <w:szCs w:val="22"/>
          <w:lang w:val="en-US"/>
        </w:rPr>
        <w:pPrChange w:author="Jacqueline Lally" w:date="2026-02-12T22:23:56.716Z">
          <w:pPr/>
        </w:pPrChange>
      </w:pPr>
      <w:ins w:author="Jacqueline Lally" w:date="2026-02-12T22:23:56.728Z" w:id="972439201">
        <w:r w:rsidRPr="3E730095" w:rsidR="18B7B449">
          <w:rPr>
            <w:rFonts w:ascii="Calibri" w:hAnsi="Calibri" w:eastAsia="Calibri" w:cs="Calibri"/>
            <w:b w:val="1"/>
            <w:bCs w:val="1"/>
            <w:noProof w:val="0"/>
            <w:sz w:val="22"/>
            <w:szCs w:val="22"/>
            <w:lang w:val="en-US"/>
          </w:rPr>
          <w:t>PRACTICE MANAGEMENT:</w:t>
        </w:r>
      </w:ins>
    </w:p>
    <w:p w:rsidR="18B7B449" w:rsidP="3E730095" w:rsidRDefault="18B7B449" w14:paraId="60AE2DA9" w14:textId="2606D3DF">
      <w:pPr>
        <w:spacing w:before="0" w:beforeAutospacing="off" w:after="160" w:afterAutospacing="off" w:line="257" w:lineRule="auto"/>
        <w:rPr>
          <w:ins w:author="Jacqueline Lally" w:date="2026-02-12T22:23:56.728Z" w16du:dateUtc="2026-02-12T22:23:56.728Z" w:id="824014347"/>
          <w:rFonts w:ascii="Calibri" w:hAnsi="Calibri" w:eastAsia="Calibri" w:cs="Calibri"/>
          <w:noProof w:val="0"/>
          <w:sz w:val="22"/>
          <w:szCs w:val="22"/>
          <w:lang w:val="en-US"/>
        </w:rPr>
        <w:pPrChange w:author="Jacqueline Lally" w:date="2026-02-12T22:23:56.718Z">
          <w:pPr/>
        </w:pPrChange>
      </w:pPr>
      <w:ins w:author="Jacqueline Lally" w:date="2026-02-12T22:23:56.728Z" w:id="1365980160">
        <w:r w:rsidRPr="3E730095" w:rsidR="18B7B449">
          <w:rPr>
            <w:rFonts w:ascii="Calibri" w:hAnsi="Calibri" w:eastAsia="Calibri" w:cs="Calibri"/>
            <w:noProof w:val="0"/>
            <w:sz w:val="22"/>
            <w:szCs w:val="22"/>
            <w:lang w:val="en-US"/>
          </w:rPr>
          <w:t xml:space="preserve">PM WOULD OFFER BILLING AS WELL BUT USE THEIR IN-HOUSE BILLERS. I THINK WE NEED TO ADD SOME BILLING DETAILS ON HERE AS WELL. </w:t>
        </w:r>
      </w:ins>
    </w:p>
    <w:p w:rsidR="18B7B449" w:rsidP="3E730095" w:rsidRDefault="18B7B449" w14:paraId="2DD79D3D" w14:textId="23F6FF3C">
      <w:pPr>
        <w:spacing w:before="0" w:beforeAutospacing="off" w:after="160" w:afterAutospacing="off" w:line="257" w:lineRule="auto"/>
        <w:rPr>
          <w:ins w:author="Jacqueline Lally" w:date="2026-02-12T22:23:56.728Z" w16du:dateUtc="2026-02-12T22:23:56.728Z" w:id="413755540"/>
          <w:rFonts w:ascii="Calibri" w:hAnsi="Calibri" w:eastAsia="Calibri" w:cs="Calibri"/>
          <w:noProof w:val="0"/>
          <w:sz w:val="22"/>
          <w:szCs w:val="22"/>
          <w:lang w:val="en-US"/>
        </w:rPr>
        <w:pPrChange w:author="Jacqueline Lally" w:date="2026-02-12T22:23:56.719Z">
          <w:pPr/>
        </w:pPrChange>
      </w:pPr>
      <w:ins w:author="Jacqueline Lally" w:date="2026-02-12T22:23:56.728Z" w:id="2130163271">
        <w:r w:rsidRPr="3E730095" w:rsidR="18B7B449">
          <w:rPr>
            <w:rFonts w:ascii="Calibri" w:hAnsi="Calibri" w:eastAsia="Calibri" w:cs="Calibri"/>
            <w:noProof w:val="0"/>
            <w:sz w:val="22"/>
            <w:szCs w:val="22"/>
            <w:lang w:val="en-US"/>
          </w:rPr>
          <w:t>SUPERBILL SCREEN, EOB/EFT POSTING WITH INTERGRATIONS FROM OUR CLEARINGHOUSE, BILLABLE PATIENTS SCREEN, CLAIMS SCREEN OVERVIEW</w:t>
        </w:r>
      </w:ins>
    </w:p>
    <w:p w:rsidR="7C01C883" w:rsidP="7C01C883" w:rsidRDefault="7C01C883" w14:paraId="0EE4D4F6" w14:textId="200FD8E7">
      <w:pPr>
        <w:pStyle w:val="Normal"/>
        <w:rPr>
          <w:ins w:author="Margarita Saldana" w:date="2026-02-12T22:58:01.121Z" w16du:dateUtc="2026-02-12T22:58:01.121Z" w:id="43879629"/>
        </w:rPr>
      </w:pPr>
    </w:p>
    <w:p w:rsidR="7C01C883" w:rsidP="7C01C883" w:rsidRDefault="7C01C883" w14:paraId="1B458A7A" w14:textId="3CBCDCA4">
      <w:pPr>
        <w:pStyle w:val="Normal"/>
        <w:rPr>
          <w:ins w:author="Margarita Saldana" w:date="2026-02-12T22:58:01.376Z" w16du:dateUtc="2026-02-12T22:58:01.376Z" w:id="1817492801"/>
        </w:rPr>
      </w:pPr>
    </w:p>
    <w:p w:rsidR="69EB65C8" w:rsidP="7C01C883" w:rsidRDefault="69EB65C8" w14:paraId="44766A7C" w14:textId="783C013D">
      <w:pPr>
        <w:pStyle w:val="Heading1"/>
        <w:spacing w:before="360" w:beforeAutospacing="off" w:after="80" w:afterAutospacing="off" w:line="257" w:lineRule="auto"/>
        <w:rPr>
          <w:ins w:author="Margarita Saldana" w:date="2026-02-12T22:58:03.281Z" w16du:dateUtc="2026-02-12T22:58:03.281Z" w:id="613537788"/>
          <w:rFonts w:ascii="Aptos Display" w:hAnsi="Aptos Display" w:eastAsia="Aptos Display" w:cs="Aptos Display"/>
          <w:b w:val="0"/>
          <w:bCs w:val="0"/>
          <w:noProof w:val="0"/>
          <w:color w:val="0F4761" w:themeColor="accent1" w:themeTint="FF" w:themeShade="BF"/>
          <w:sz w:val="40"/>
          <w:szCs w:val="40"/>
          <w:lang w:val="en-US"/>
        </w:rPr>
        <w:pPrChange w:author="Margarita Saldana" w:date="2026-02-12T22:58:03.044Z">
          <w:pPr/>
        </w:pPrChange>
      </w:pPr>
      <w:ins w:author="Margarita Saldana" w:date="2026-02-12T22:58:03.281Z" w:id="1569990726">
        <w:r w:rsidRPr="7C01C883" w:rsidR="69EB65C8">
          <w:rPr>
            <w:rFonts w:ascii="Aptos Display" w:hAnsi="Aptos Display" w:eastAsia="Aptos Display" w:cs="Aptos Display"/>
            <w:b w:val="0"/>
            <w:bCs w:val="0"/>
            <w:noProof w:val="0"/>
            <w:color w:val="0F4761" w:themeColor="accent1" w:themeTint="FF" w:themeShade="BF"/>
            <w:sz w:val="40"/>
            <w:szCs w:val="40"/>
            <w:lang w:val="en-US"/>
          </w:rPr>
          <w:t>Website feedback (MAGO)</w:t>
        </w:r>
      </w:ins>
    </w:p>
    <w:p w:rsidR="69EB65C8" w:rsidP="7C01C883" w:rsidRDefault="69EB65C8" w14:paraId="4E655E00" w14:textId="710AB775">
      <w:pPr>
        <w:pStyle w:val="Heading2"/>
        <w:spacing w:before="160" w:beforeAutospacing="off" w:after="80" w:afterAutospacing="off" w:line="257" w:lineRule="auto"/>
        <w:rPr>
          <w:ins w:author="Margarita Saldana" w:date="2026-02-12T22:58:03.281Z" w16du:dateUtc="2026-02-12T22:58:03.281Z" w:id="1438814745"/>
          <w:rStyle w:val="Hyperlink"/>
          <w:rFonts w:ascii="Aptos Display" w:hAnsi="Aptos Display" w:eastAsia="Aptos Display" w:cs="Aptos Display"/>
          <w:b w:val="0"/>
          <w:bCs w:val="0"/>
          <w:noProof w:val="0"/>
          <w:sz w:val="32"/>
          <w:szCs w:val="32"/>
          <w:lang w:val="en-US"/>
        </w:rPr>
        <w:pPrChange w:author="Margarita Saldana" w:date="2026-02-12T22:58:03.047Z">
          <w:pPr/>
        </w:pPrChange>
      </w:pPr>
      <w:ins w:author="Margarita Saldana" w:date="2026-02-12T22:58:03.281Z" w:id="122925931">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Main page: </w:t>
        </w:r>
      </w:ins>
      <w:ins w:author="Margarita Saldana" w:date="2026-02-12T22:58:03.048Z" w:id="1236365124">
        <w:r>
          <w:fldChar w:fldCharType="begin"/>
        </w:r>
        <w:r>
          <w:instrText xml:space="preserve">HYPERLINK "https://mdchartsehr.replit.app/" </w:instrText>
        </w:r>
        <w:r>
          <w:fldChar w:fldCharType="separate"/>
        </w:r>
      </w:ins>
      <w:ins w:author="Margarita Saldana" w:date="2026-02-12T22:58:03.281Z" w:id="24052900">
        <w:r w:rsidRPr="7C01C883" w:rsidR="69EB65C8">
          <w:rPr>
            <w:rStyle w:val="Hyperlink"/>
            <w:rFonts w:ascii="Aptos Display" w:hAnsi="Aptos Display" w:eastAsia="Aptos Display" w:cs="Aptos Display"/>
            <w:b w:val="0"/>
            <w:bCs w:val="0"/>
            <w:noProof w:val="0"/>
            <w:sz w:val="32"/>
            <w:szCs w:val="32"/>
            <w:lang w:val="en-US"/>
          </w:rPr>
          <w:t>https://mdchartsehr.replit.app/</w:t>
        </w:r>
      </w:ins>
      <w:ins w:author="Margarita Saldana" w:date="2026-02-12T22:58:03.048Z" w:id="2102343953">
        <w:r>
          <w:fldChar w:fldCharType="end"/>
        </w:r>
      </w:ins>
    </w:p>
    <w:p w:rsidR="69EB65C8" w:rsidP="7C01C883" w:rsidRDefault="69EB65C8" w14:paraId="52CB7A63" w14:textId="0129D1D6">
      <w:pPr>
        <w:pStyle w:val="ListParagraph"/>
        <w:numPr>
          <w:ilvl w:val="0"/>
          <w:numId w:val="4"/>
        </w:numPr>
        <w:spacing w:before="0" w:beforeAutospacing="off" w:after="0" w:afterAutospacing="off" w:line="257" w:lineRule="auto"/>
        <w:ind w:left="720" w:right="0" w:hanging="360"/>
        <w:rPr>
          <w:ins w:author="Margarita Saldana" w:date="2026-02-12T22:58:03.281Z" w16du:dateUtc="2026-02-12T22:58:03.281Z" w:id="546026489"/>
          <w:rFonts w:ascii="Aptos" w:hAnsi="Aptos" w:eastAsia="Aptos" w:cs="Aptos"/>
          <w:noProof w:val="0"/>
          <w:sz w:val="22"/>
          <w:szCs w:val="22"/>
          <w:lang w:val="en-US"/>
        </w:rPr>
        <w:pPrChange w:author="Margarita Saldana" w:date="2026-02-12T22:58:03.053Z">
          <w:pPr/>
        </w:pPrChange>
      </w:pPr>
      <w:ins w:author="Margarita Saldana" w:date="2026-02-12T22:58:03.281Z" w:id="1412625976">
        <w:r w:rsidRPr="7C01C883" w:rsidR="69EB65C8">
          <w:rPr>
            <w:rFonts w:ascii="Aptos" w:hAnsi="Aptos" w:eastAsia="Aptos" w:cs="Aptos"/>
            <w:noProof w:val="0"/>
            <w:sz w:val="22"/>
            <w:szCs w:val="22"/>
            <w:lang w:val="en-US"/>
          </w:rPr>
          <w:t xml:space="preserve">“Create detailed </w:t>
        </w:r>
        <w:r w:rsidRPr="7C01C883" w:rsidR="69EB65C8">
          <w:rPr>
            <w:rFonts w:ascii="Aptos" w:hAnsi="Aptos" w:eastAsia="Aptos" w:cs="Aptos"/>
            <w:b w:val="1"/>
            <w:bCs w:val="1"/>
            <w:noProof w:val="0"/>
            <w:sz w:val="22"/>
            <w:szCs w:val="22"/>
            <w:lang w:val="en-US"/>
          </w:rPr>
          <w:t>clinical notes in seconds,</w:t>
        </w:r>
        <w:r w:rsidRPr="7C01C883" w:rsidR="69EB65C8">
          <w:rPr>
            <w:rFonts w:ascii="Aptos" w:hAnsi="Aptos" w:eastAsia="Aptos" w:cs="Aptos"/>
            <w:noProof w:val="0"/>
            <w:sz w:val="22"/>
            <w:szCs w:val="22"/>
            <w:lang w:val="en-US"/>
          </w:rPr>
          <w:t xml:space="preserve"> not minutes” Is this overstating? Will it be able to be done across all the specialties? </w:t>
        </w:r>
      </w:ins>
    </w:p>
    <w:p w:rsidR="69EB65C8" w:rsidP="7C01C883" w:rsidRDefault="69EB65C8" w14:paraId="7F2AE7AB" w14:textId="4D4452B0">
      <w:pPr>
        <w:pStyle w:val="ListParagraph"/>
        <w:numPr>
          <w:ilvl w:val="0"/>
          <w:numId w:val="4"/>
        </w:numPr>
        <w:spacing w:before="0" w:beforeAutospacing="off" w:after="0" w:afterAutospacing="off" w:line="257" w:lineRule="auto"/>
        <w:ind w:left="720" w:right="0" w:hanging="360"/>
        <w:rPr>
          <w:ins w:author="Margarita Saldana" w:date="2026-02-12T22:58:03.281Z" w16du:dateUtc="2026-02-12T22:58:03.281Z" w:id="754422517"/>
          <w:rFonts w:ascii="Aptos" w:hAnsi="Aptos" w:eastAsia="Aptos" w:cs="Aptos"/>
          <w:noProof w:val="0"/>
          <w:sz w:val="22"/>
          <w:szCs w:val="22"/>
          <w:lang w:val="en-US"/>
        </w:rPr>
        <w:pPrChange w:author="Margarita Saldana" w:date="2026-02-12T22:58:03.058Z">
          <w:pPr/>
        </w:pPrChange>
      </w:pPr>
      <w:ins w:author="Margarita Saldana" w:date="2026-02-12T22:58:03.281Z" w:id="1587507970">
        <w:r w:rsidRPr="7C01C883" w:rsidR="69EB65C8">
          <w:rPr>
            <w:rFonts w:ascii="Aptos" w:hAnsi="Aptos" w:eastAsia="Aptos" w:cs="Aptos"/>
            <w:noProof w:val="0"/>
            <w:sz w:val="22"/>
            <w:szCs w:val="22"/>
            <w:lang w:val="en-US"/>
          </w:rPr>
          <w:t xml:space="preserve">Our mobile app is not ready to use: </w:t>
        </w:r>
      </w:ins>
    </w:p>
    <w:p w:rsidR="69EB65C8" w:rsidP="7C01C883" w:rsidRDefault="69EB65C8" w14:paraId="39341350" w14:textId="1B519F5C">
      <w:pPr>
        <w:spacing w:before="0" w:beforeAutospacing="off" w:after="160" w:afterAutospacing="off" w:line="257" w:lineRule="auto"/>
        <w:rPr>
          <w:ins w:author="Margarita Saldana" w:date="2026-02-12T22:58:03.281Z" w16du:dateUtc="2026-02-12T22:58:03.281Z" w:id="1491218918"/>
        </w:rPr>
        <w:pPrChange w:author="Margarita Saldana" w:date="2026-02-12T22:58:03.061Z">
          <w:pPr>
            <w:numPr>
              <w:ilvl w:val="0"/>
              <w:numId w:val="4"/>
            </w:numPr>
          </w:pPr>
        </w:pPrChange>
      </w:pPr>
      <w:ins w:author="Margarita Saldana" w:date="2026-02-12T22:58:03.281Z" w:id="1309755733">
        <w:r w:rsidR="69EB65C8">
          <w:drawing>
            <wp:inline wp14:editId="0328F3B2" wp14:anchorId="16098244">
              <wp:extent cx="5934075" cy="1466850"/>
              <wp:effectExtent l="0" t="0" r="0" b="0"/>
              <wp:docPr id="1123244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244111" name="Picture 1123244111"/>
                      <pic:cNvPicPr/>
                    </pic:nvPicPr>
                    <pic:blipFill>
                      <a:blip xmlns:r="http://schemas.openxmlformats.org/officeDocument/2006/relationships" r:embed="rId2109206653">
                        <a:extLst>
                          <a:ext uri="{28A0092B-C50C-407E-A947-70E740481C1C}">
                            <a14:useLocalDpi xmlns:a14="http://schemas.microsoft.com/office/drawing/2010/main"/>
                          </a:ext>
                        </a:extLst>
                      </a:blip>
                      <a:stretch>
                        <a:fillRect/>
                      </a:stretch>
                    </pic:blipFill>
                    <pic:spPr>
                      <a:xfrm>
                        <a:off x="0" y="0"/>
                        <a:ext cx="5934075" cy="1466850"/>
                      </a:xfrm>
                      <a:prstGeom prst="rect">
                        <a:avLst/>
                      </a:prstGeom>
                    </pic:spPr>
                  </pic:pic>
                </a:graphicData>
              </a:graphic>
            </wp:inline>
          </w:drawing>
        </w:r>
      </w:ins>
    </w:p>
    <w:p w:rsidR="69EB65C8" w:rsidP="7C01C883" w:rsidRDefault="69EB65C8" w14:paraId="669D3D8A" w14:textId="6E566102">
      <w:pPr>
        <w:pStyle w:val="ListParagraph"/>
        <w:numPr>
          <w:ilvl w:val="0"/>
          <w:numId w:val="4"/>
        </w:numPr>
        <w:spacing w:before="0" w:beforeAutospacing="off" w:after="0" w:afterAutospacing="off" w:line="257" w:lineRule="auto"/>
        <w:ind w:left="720" w:right="0" w:hanging="360"/>
        <w:rPr>
          <w:ins w:author="Margarita Saldana" w:date="2026-02-12T22:58:03.282Z" w16du:dateUtc="2026-02-12T22:58:03.282Z" w:id="657716739"/>
          <w:rFonts w:ascii="Aptos" w:hAnsi="Aptos" w:eastAsia="Aptos" w:cs="Aptos"/>
          <w:noProof w:val="0"/>
          <w:sz w:val="22"/>
          <w:szCs w:val="22"/>
          <w:lang w:val="en-US"/>
        </w:rPr>
        <w:pPrChange w:author="Margarita Saldana" w:date="2026-02-12T22:58:03.066Z">
          <w:pPr/>
        </w:pPrChange>
      </w:pPr>
      <w:ins w:author="Margarita Saldana" w:date="2026-02-12T22:58:03.281Z" w:id="1461906520">
        <w:r w:rsidRPr="7C01C883" w:rsidR="69EB65C8">
          <w:rPr>
            <w:rFonts w:ascii="Aptos" w:hAnsi="Aptos" w:eastAsia="Aptos" w:cs="Aptos"/>
            <w:noProof w:val="0"/>
            <w:sz w:val="22"/>
            <w:szCs w:val="22"/>
            <w:lang w:val="en-US"/>
          </w:rPr>
          <w:t>We should add a footnote so that they don’t expect all of them to grow this much. Maybe *Individual results vary based on organizational size, specialty, payer mix, and implementation factors.</w:t>
        </w:r>
      </w:ins>
    </w:p>
    <w:p w:rsidR="69EB65C8" w:rsidP="7C01C883" w:rsidRDefault="69EB65C8" w14:paraId="010F3989" w14:textId="64D171DF">
      <w:pPr>
        <w:spacing w:before="0" w:beforeAutospacing="off" w:after="160" w:afterAutospacing="off" w:line="257" w:lineRule="auto"/>
        <w:ind w:left="360" w:right="0"/>
        <w:rPr>
          <w:ins w:author="Margarita Saldana" w:date="2026-02-12T22:58:03.282Z" w16du:dateUtc="2026-02-12T22:58:03.282Z" w:id="718623959"/>
        </w:rPr>
        <w:pPrChange w:author="Margarita Saldana" w:date="2026-02-12T22:58:03.069Z">
          <w:pPr>
            <w:numPr>
              <w:ilvl w:val="0"/>
              <w:numId w:val="4"/>
            </w:numPr>
          </w:pPr>
        </w:pPrChange>
      </w:pPr>
      <w:ins w:author="Margarita Saldana" w:date="2026-02-12T22:58:03.282Z" w:id="975026587">
        <w:r w:rsidR="69EB65C8">
          <w:drawing>
            <wp:inline wp14:editId="1F2E0234" wp14:anchorId="1F0DA2BE">
              <wp:extent cx="5019675" cy="3971925"/>
              <wp:effectExtent l="0" t="0" r="0" b="0"/>
              <wp:docPr id="729469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469241" name="Picture 729469241"/>
                      <pic:cNvPicPr/>
                    </pic:nvPicPr>
                    <pic:blipFill>
                      <a:blip xmlns:r="http://schemas.openxmlformats.org/officeDocument/2006/relationships" r:embed="rId36068524">
                        <a:extLst>
                          <a:ext uri="{28A0092B-C50C-407E-A947-70E740481C1C}">
                            <a14:useLocalDpi xmlns:a14="http://schemas.microsoft.com/office/drawing/2010/main"/>
                          </a:ext>
                        </a:extLst>
                      </a:blip>
                      <a:stretch>
                        <a:fillRect/>
                      </a:stretch>
                    </pic:blipFill>
                    <pic:spPr>
                      <a:xfrm>
                        <a:off x="0" y="0"/>
                        <a:ext cx="5019675" cy="3971925"/>
                      </a:xfrm>
                      <a:prstGeom prst="rect">
                        <a:avLst/>
                      </a:prstGeom>
                    </pic:spPr>
                  </pic:pic>
                </a:graphicData>
              </a:graphic>
            </wp:inline>
          </w:drawing>
        </w:r>
      </w:ins>
    </w:p>
    <w:p w:rsidR="69EB65C8" w:rsidP="7C01C883" w:rsidRDefault="69EB65C8" w14:paraId="48F94C06" w14:textId="57365EF6">
      <w:pPr>
        <w:spacing w:before="0" w:beforeAutospacing="off" w:after="160" w:afterAutospacing="off" w:line="257" w:lineRule="auto"/>
        <w:ind w:left="360" w:right="0"/>
        <w:rPr>
          <w:ins w:author="Margarita Saldana" w:date="2026-02-12T22:58:03.282Z" w16du:dateUtc="2026-02-12T22:58:03.282Z" w:id="1121364819"/>
          <w:rFonts w:ascii="Aptos" w:hAnsi="Aptos" w:eastAsia="Aptos" w:cs="Aptos"/>
          <w:noProof w:val="0"/>
          <w:sz w:val="22"/>
          <w:szCs w:val="22"/>
          <w:lang w:val="en-US"/>
        </w:rPr>
        <w:pPrChange w:author="Margarita Saldana" w:date="2026-02-12T22:58:03.073Z">
          <w:pPr/>
        </w:pPrChange>
      </w:pPr>
      <w:ins w:author="Margarita Saldana" w:date="2026-02-12T22:58:03.282Z" w:id="1650001383">
        <w:r w:rsidRPr="7C01C883" w:rsidR="69EB65C8">
          <w:rPr>
            <w:rFonts w:ascii="Aptos" w:hAnsi="Aptos" w:eastAsia="Aptos" w:cs="Aptos"/>
            <w:noProof w:val="0"/>
            <w:sz w:val="22"/>
            <w:szCs w:val="22"/>
            <w:lang w:val="en-US"/>
          </w:rPr>
          <w:t xml:space="preserve"> </w:t>
        </w:r>
      </w:ins>
    </w:p>
    <w:p w:rsidR="69EB65C8" w:rsidP="7C01C883" w:rsidRDefault="69EB65C8" w14:paraId="24892BA6" w14:textId="6F142F58">
      <w:pPr>
        <w:pStyle w:val="Heading3"/>
        <w:spacing w:before="160" w:beforeAutospacing="off" w:after="80" w:afterAutospacing="off" w:line="257" w:lineRule="auto"/>
        <w:rPr>
          <w:ins w:author="Margarita Saldana" w:date="2026-02-12T22:58:03.282Z" w16du:dateUtc="2026-02-12T22:58:03.282Z" w:id="179877789"/>
          <w:rStyle w:val="Hyperlink"/>
          <w:rFonts w:ascii="Aptos" w:hAnsi="Aptos" w:eastAsia="Aptos" w:cs="Aptos"/>
          <w:b w:val="0"/>
          <w:bCs w:val="0"/>
          <w:strike w:val="0"/>
          <w:dstrike w:val="0"/>
          <w:noProof w:val="0"/>
          <w:color w:val="467886"/>
          <w:sz w:val="28"/>
          <w:szCs w:val="28"/>
          <w:u w:val="single"/>
          <w:lang w:val="en-US"/>
        </w:rPr>
        <w:pPrChange w:author="Margarita Saldana" w:date="2026-02-12T22:58:03.076Z">
          <w:pPr/>
        </w:pPrChange>
      </w:pPr>
      <w:ins w:author="Margarita Saldana" w:date="2026-02-12T22:58:03.282Z" w:id="1105262865">
        <w:r w:rsidRPr="7C01C883" w:rsidR="69EB65C8">
          <w:rPr>
            <w:rFonts w:ascii="Aptos" w:hAnsi="Aptos" w:eastAsia="Aptos" w:cs="Aptos"/>
            <w:b w:val="0"/>
            <w:bCs w:val="0"/>
            <w:noProof w:val="0"/>
            <w:color w:val="0F4761" w:themeColor="accent1" w:themeTint="FF" w:themeShade="BF"/>
            <w:sz w:val="28"/>
            <w:szCs w:val="28"/>
            <w:lang w:val="en-US"/>
          </w:rPr>
          <w:t xml:space="preserve">Electronic Health Records: </w:t>
        </w:r>
      </w:ins>
      <w:r>
        <w:fldChar w:fldCharType="begin"/>
      </w:r>
      <w:r>
        <w:instrText xml:space="preserve">HYPERLINK "https://mdchartsehr.replit.app/ehr" </w:instrText>
      </w:r>
      <w:r>
        <w:fldChar w:fldCharType="separate"/>
      </w:r>
      <w:ins w:author="Margarita Saldana" w:date="2026-02-12T22:58:03.282Z" w:id="730671103">
        <w:r w:rsidRPr="7C01C883" w:rsidR="69EB65C8">
          <w:rPr>
            <w:rStyle w:val="Hyperlink"/>
            <w:rFonts w:ascii="Aptos" w:hAnsi="Aptos" w:eastAsia="Aptos" w:cs="Aptos"/>
            <w:b w:val="0"/>
            <w:bCs w:val="0"/>
            <w:strike w:val="0"/>
            <w:dstrike w:val="0"/>
            <w:noProof w:val="0"/>
            <w:color w:val="467886"/>
            <w:sz w:val="28"/>
            <w:szCs w:val="28"/>
            <w:u w:val="single"/>
            <w:lang w:val="en-US"/>
          </w:rPr>
          <w:t>https://mdchartsehr.replit.app/ehr</w:t>
        </w:r>
      </w:ins>
      <w:r>
        <w:fldChar w:fldCharType="end"/>
      </w:r>
    </w:p>
    <w:p w:rsidR="69EB65C8" w:rsidP="7C01C883" w:rsidRDefault="69EB65C8" w14:paraId="76679BD9" w14:textId="7F199285">
      <w:pPr>
        <w:pStyle w:val="ListParagraph"/>
        <w:numPr>
          <w:ilvl w:val="0"/>
          <w:numId w:val="5"/>
        </w:numPr>
        <w:spacing w:before="0" w:beforeAutospacing="off" w:after="0" w:afterAutospacing="off" w:line="257" w:lineRule="auto"/>
        <w:ind w:left="1170" w:right="0" w:hanging="360"/>
        <w:rPr>
          <w:ins w:author="Margarita Saldana" w:date="2026-02-12T22:58:03.283Z" w16du:dateUtc="2026-02-12T22:58:03.283Z" w:id="1598847467"/>
          <w:rFonts w:ascii="Aptos" w:hAnsi="Aptos" w:eastAsia="Aptos" w:cs="Aptos"/>
          <w:noProof w:val="0"/>
          <w:sz w:val="22"/>
          <w:szCs w:val="22"/>
          <w:lang w:val="en-US"/>
        </w:rPr>
        <w:pPrChange w:author="Margarita Saldana" w:date="2026-02-12T22:58:03.082Z">
          <w:pPr/>
        </w:pPrChange>
      </w:pPr>
      <w:ins w:author="Margarita Saldana" w:date="2026-02-12T22:58:03.282Z" w:id="961203591">
        <w:r w:rsidRPr="7C01C883" w:rsidR="69EB65C8">
          <w:rPr>
            <w:rFonts w:ascii="Arial" w:hAnsi="Arial" w:eastAsia="Arial" w:cs="Arial"/>
            <w:i w:val="1"/>
            <w:iCs w:val="1"/>
            <w:noProof w:val="0"/>
            <w:color w:val="000000" w:themeColor="text1" w:themeTint="FF" w:themeShade="FF"/>
            <w:sz w:val="27"/>
            <w:szCs w:val="27"/>
            <w:lang w:val="en-US"/>
          </w:rPr>
          <w:t xml:space="preserve">Streamline your clinical workflow: </w:t>
        </w:r>
        <w:r w:rsidRPr="7C01C883" w:rsidR="69EB65C8">
          <w:rPr>
            <w:rFonts w:ascii="Arial" w:hAnsi="Arial" w:eastAsia="Arial" w:cs="Arial"/>
            <w:noProof w:val="0"/>
            <w:color w:val="000000" w:themeColor="text1" w:themeTint="FF" w:themeShade="FF"/>
            <w:sz w:val="27"/>
            <w:szCs w:val="27"/>
            <w:lang w:val="en-US"/>
          </w:rPr>
          <w:t>“</w:t>
        </w:r>
        <w:r w:rsidRPr="7C01C883" w:rsidR="69EB65C8">
          <w:rPr>
            <w:rFonts w:ascii="Aptos" w:hAnsi="Aptos" w:eastAsia="Aptos" w:cs="Aptos"/>
            <w:noProof w:val="0"/>
            <w:sz w:val="22"/>
            <w:szCs w:val="22"/>
            <w:lang w:val="en-US"/>
          </w:rPr>
          <w:t xml:space="preserve">From one central dashboard, complete all pending tasks </w:t>
        </w:r>
        <w:r w:rsidRPr="7C01C883" w:rsidR="69EB65C8">
          <w:rPr>
            <w:rFonts w:ascii="Aptos" w:hAnsi="Aptos" w:eastAsia="Aptos" w:cs="Aptos"/>
            <w:strike w:val="1"/>
            <w:noProof w:val="0"/>
            <w:sz w:val="22"/>
            <w:szCs w:val="22"/>
            <w:lang w:val="en-US"/>
          </w:rPr>
          <w:t>with a single click</w:t>
        </w:r>
        <w:r w:rsidRPr="7C01C883" w:rsidR="69EB65C8">
          <w:rPr>
            <w:rFonts w:ascii="Aptos" w:hAnsi="Aptos" w:eastAsia="Aptos" w:cs="Aptos"/>
            <w:noProof w:val="0"/>
            <w:sz w:val="22"/>
            <w:szCs w:val="22"/>
            <w:lang w:val="en-US"/>
          </w:rPr>
          <w:t xml:space="preserve">, so you can focus on what matters most — treating patients” </w:t>
        </w:r>
      </w:ins>
    </w:p>
    <w:p w:rsidR="69EB65C8" w:rsidP="7C01C883" w:rsidRDefault="69EB65C8" w14:paraId="2C1311B1" w14:textId="5FE0986E">
      <w:pPr>
        <w:pStyle w:val="ListParagraph"/>
        <w:numPr>
          <w:ilvl w:val="1"/>
          <w:numId w:val="5"/>
        </w:numPr>
        <w:spacing w:before="0" w:beforeAutospacing="off" w:after="0" w:afterAutospacing="off" w:line="257" w:lineRule="auto"/>
        <w:ind w:left="1440" w:right="0" w:hanging="360"/>
        <w:rPr>
          <w:ins w:author="Margarita Saldana" w:date="2026-02-12T22:58:03.283Z" w16du:dateUtc="2026-02-12T22:58:03.283Z" w:id="992893740"/>
          <w:rFonts w:ascii="Aptos" w:hAnsi="Aptos" w:eastAsia="Aptos" w:cs="Aptos"/>
          <w:noProof w:val="0"/>
          <w:sz w:val="22"/>
          <w:szCs w:val="22"/>
          <w:lang w:val="en-US"/>
        </w:rPr>
        <w:pPrChange w:author="Margarita Saldana" w:date="2026-02-12T22:58:03.089Z">
          <w:pPr/>
        </w:pPrChange>
      </w:pPr>
      <w:ins w:author="Margarita Saldana" w:date="2026-02-12T22:58:03.283Z" w:id="1295398592">
        <w:r w:rsidRPr="7C01C883" w:rsidR="69EB65C8">
          <w:rPr>
            <w:rFonts w:ascii="Aptos" w:hAnsi="Aptos" w:eastAsia="Aptos" w:cs="Aptos"/>
            <w:noProof w:val="0"/>
            <w:sz w:val="22"/>
            <w:szCs w:val="22"/>
            <w:lang w:val="en-US"/>
          </w:rPr>
          <w:t>This is not a “single click”</w:t>
        </w:r>
      </w:ins>
    </w:p>
    <w:p w:rsidR="69EB65C8" w:rsidP="7C01C883" w:rsidRDefault="69EB65C8" w14:paraId="1D46F274" w14:textId="02D1B3CA">
      <w:pPr>
        <w:pStyle w:val="ListParagraph"/>
        <w:numPr>
          <w:ilvl w:val="0"/>
          <w:numId w:val="5"/>
        </w:numPr>
        <w:spacing w:before="0" w:beforeAutospacing="off" w:after="0" w:afterAutospacing="off" w:line="257" w:lineRule="auto"/>
        <w:ind w:left="1170" w:right="0" w:hanging="360"/>
        <w:rPr>
          <w:ins w:author="Margarita Saldana" w:date="2026-02-12T22:58:03.283Z" w16du:dateUtc="2026-02-12T22:58:03.283Z" w:id="1868808835"/>
          <w:rFonts w:ascii="Aptos" w:hAnsi="Aptos" w:eastAsia="Aptos" w:cs="Aptos"/>
          <w:i w:val="1"/>
          <w:iCs w:val="1"/>
          <w:noProof w:val="0"/>
          <w:sz w:val="27"/>
          <w:szCs w:val="27"/>
          <w:lang w:val="en-US"/>
        </w:rPr>
        <w:pPrChange w:author="Margarita Saldana" w:date="2026-02-12T22:58:03.093Z">
          <w:pPr/>
        </w:pPrChange>
      </w:pPr>
      <w:ins w:author="Margarita Saldana" w:date="2026-02-12T22:58:03.283Z" w:id="864267583">
        <w:r w:rsidRPr="7C01C883" w:rsidR="69EB65C8">
          <w:rPr>
            <w:rFonts w:ascii="Aptos" w:hAnsi="Aptos" w:eastAsia="Aptos" w:cs="Aptos"/>
            <w:i w:val="1"/>
            <w:iCs w:val="1"/>
            <w:noProof w:val="0"/>
            <w:sz w:val="27"/>
            <w:szCs w:val="27"/>
            <w:lang w:val="en-US"/>
          </w:rPr>
          <w:t>Why providers choose our EHR</w:t>
        </w:r>
      </w:ins>
    </w:p>
    <w:p w:rsidR="69EB65C8" w:rsidP="7C01C883" w:rsidRDefault="69EB65C8" w14:paraId="78A3A1BC" w14:textId="1D601602">
      <w:pPr>
        <w:pStyle w:val="ListParagraph"/>
        <w:numPr>
          <w:ilvl w:val="1"/>
          <w:numId w:val="5"/>
        </w:numPr>
        <w:spacing w:before="0" w:beforeAutospacing="off" w:after="0" w:afterAutospacing="off" w:line="257" w:lineRule="auto"/>
        <w:ind w:left="1440" w:right="0" w:hanging="360"/>
        <w:rPr>
          <w:ins w:author="Margarita Saldana" w:date="2026-02-12T22:58:03.283Z" w16du:dateUtc="2026-02-12T22:58:03.283Z" w:id="568897960"/>
          <w:rFonts w:ascii="Aptos" w:hAnsi="Aptos" w:eastAsia="Aptos" w:cs="Aptos"/>
          <w:noProof w:val="0"/>
          <w:sz w:val="22"/>
          <w:szCs w:val="22"/>
          <w:lang w:val="en-US"/>
        </w:rPr>
        <w:pPrChange w:author="Margarita Saldana" w:date="2026-02-12T22:58:03.098Z">
          <w:pPr/>
        </w:pPrChange>
      </w:pPr>
      <w:ins w:author="Margarita Saldana" w:date="2026-02-12T22:58:03.283Z" w:id="24382361">
        <w:r w:rsidRPr="7C01C883" w:rsidR="69EB65C8">
          <w:rPr>
            <w:rFonts w:ascii="Aptos" w:hAnsi="Aptos" w:eastAsia="Aptos" w:cs="Aptos"/>
            <w:b w:val="1"/>
            <w:bCs w:val="1"/>
            <w:noProof w:val="0"/>
            <w:sz w:val="22"/>
            <w:szCs w:val="22"/>
            <w:lang w:val="en-US"/>
          </w:rPr>
          <w:t xml:space="preserve">Lightning fast Charting: </w:t>
        </w:r>
        <w:r w:rsidRPr="7C01C883" w:rsidR="69EB65C8">
          <w:rPr>
            <w:rFonts w:ascii="Aptos" w:hAnsi="Aptos" w:eastAsia="Aptos" w:cs="Aptos"/>
            <w:noProof w:val="0"/>
            <w:sz w:val="22"/>
            <w:szCs w:val="22"/>
            <w:lang w:val="en-US"/>
          </w:rPr>
          <w:t>We shouldn’t say under two minutes unless all of the notes can be done within that time</w:t>
        </w:r>
      </w:ins>
    </w:p>
    <w:p w:rsidR="69EB65C8" w:rsidP="7C01C883" w:rsidRDefault="69EB65C8" w14:paraId="49F3481E" w14:textId="261F445B">
      <w:pPr>
        <w:spacing w:before="0" w:beforeAutospacing="off" w:after="160" w:afterAutospacing="off" w:line="257" w:lineRule="auto"/>
        <w:rPr>
          <w:ins w:author="Margarita Saldana" w:date="2026-02-12T22:58:03.283Z" w16du:dateUtc="2026-02-12T22:58:03.283Z" w:id="1188210787"/>
        </w:rPr>
        <w:pPrChange w:author="Margarita Saldana" w:date="2026-02-12T22:58:03.1Z">
          <w:pPr>
            <w:numPr>
              <w:ilvl w:val="1"/>
              <w:numId w:val="5"/>
            </w:numPr>
          </w:pPr>
        </w:pPrChange>
      </w:pPr>
      <w:ins w:author="Margarita Saldana" w:date="2026-02-12T22:58:03.283Z" w:id="419666722">
        <w:r w:rsidR="69EB65C8">
          <w:drawing>
            <wp:inline wp14:editId="4D88E93C" wp14:anchorId="614946CE">
              <wp:extent cx="3295650" cy="1752600"/>
              <wp:effectExtent l="0" t="0" r="0" b="0"/>
              <wp:docPr id="72034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34489" name="Picture 72034489"/>
                      <pic:cNvPicPr/>
                    </pic:nvPicPr>
                    <pic:blipFill>
                      <a:blip xmlns:r="http://schemas.openxmlformats.org/officeDocument/2006/relationships" r:embed="rId1124095816">
                        <a:extLst>
                          <a:ext uri="{28A0092B-C50C-407E-A947-70E740481C1C}">
                            <a14:useLocalDpi xmlns:a14="http://schemas.microsoft.com/office/drawing/2010/main"/>
                          </a:ext>
                        </a:extLst>
                      </a:blip>
                      <a:stretch>
                        <a:fillRect/>
                      </a:stretch>
                    </pic:blipFill>
                    <pic:spPr>
                      <a:xfrm>
                        <a:off x="0" y="0"/>
                        <a:ext cx="3295650" cy="1752600"/>
                      </a:xfrm>
                      <a:prstGeom prst="rect">
                        <a:avLst/>
                      </a:prstGeom>
                    </pic:spPr>
                  </pic:pic>
                </a:graphicData>
              </a:graphic>
            </wp:inline>
          </w:drawing>
        </w:r>
      </w:ins>
    </w:p>
    <w:p w:rsidR="69EB65C8" w:rsidP="7C01C883" w:rsidRDefault="69EB65C8" w14:paraId="58183E29" w14:textId="1ABB2356">
      <w:pPr>
        <w:pStyle w:val="ListParagraph"/>
        <w:numPr>
          <w:ilvl w:val="0"/>
          <w:numId w:val="5"/>
        </w:numPr>
        <w:spacing w:before="0" w:beforeAutospacing="off" w:after="0" w:afterAutospacing="off" w:line="257" w:lineRule="auto"/>
        <w:ind w:left="1170" w:right="0" w:hanging="360"/>
        <w:rPr>
          <w:ins w:author="Margarita Saldana" w:date="2026-02-12T22:58:03.283Z" w16du:dateUtc="2026-02-12T22:58:03.283Z" w:id="456447614"/>
          <w:rFonts w:ascii="Aptos" w:hAnsi="Aptos" w:eastAsia="Aptos" w:cs="Aptos"/>
          <w:i w:val="1"/>
          <w:iCs w:val="1"/>
          <w:noProof w:val="0"/>
          <w:sz w:val="27"/>
          <w:szCs w:val="27"/>
          <w:lang w:val="en-US"/>
        </w:rPr>
        <w:pPrChange w:author="Margarita Saldana" w:date="2026-02-12T22:58:03.106Z">
          <w:pPr/>
        </w:pPrChange>
      </w:pPr>
      <w:ins w:author="Margarita Saldana" w:date="2026-02-12T22:58:03.283Z" w:id="2076018246">
        <w:r w:rsidRPr="7C01C883" w:rsidR="69EB65C8">
          <w:rPr>
            <w:rFonts w:ascii="Aptos" w:hAnsi="Aptos" w:eastAsia="Aptos" w:cs="Aptos"/>
            <w:i w:val="1"/>
            <w:iCs w:val="1"/>
            <w:noProof w:val="0"/>
            <w:sz w:val="27"/>
            <w:szCs w:val="27"/>
            <w:lang w:val="en-US"/>
          </w:rPr>
          <w:t>Comprehensive clinical modules</w:t>
        </w:r>
      </w:ins>
    </w:p>
    <w:p w:rsidR="69EB65C8" w:rsidP="7C01C883" w:rsidRDefault="69EB65C8" w14:paraId="67C41C71" w14:textId="26D8B7F2">
      <w:pPr>
        <w:spacing w:before="0" w:beforeAutospacing="off" w:after="160" w:afterAutospacing="off" w:line="257" w:lineRule="auto"/>
        <w:rPr>
          <w:ins w:author="Margarita Saldana" w:date="2026-02-12T22:58:03.283Z" w16du:dateUtc="2026-02-12T22:58:03.283Z" w:id="671247678"/>
        </w:rPr>
        <w:pPrChange w:author="Margarita Saldana" w:date="2026-02-12T22:58:03.109Z">
          <w:pPr>
            <w:numPr>
              <w:ilvl w:val="0"/>
              <w:numId w:val="5"/>
            </w:numPr>
          </w:pPr>
        </w:pPrChange>
      </w:pPr>
      <w:ins w:author="Margarita Saldana" w:date="2026-02-12T22:58:03.283Z" w:id="1795660239">
        <w:r w:rsidR="69EB65C8">
          <w:drawing>
            <wp:inline wp14:editId="5E335938" wp14:anchorId="03457640">
              <wp:extent cx="5943600" cy="1533525"/>
              <wp:effectExtent l="0" t="0" r="0" b="0"/>
              <wp:docPr id="1611724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724709" name="Picture 1611724709"/>
                      <pic:cNvPicPr/>
                    </pic:nvPicPr>
                    <pic:blipFill>
                      <a:blip xmlns:r="http://schemas.openxmlformats.org/officeDocument/2006/relationships" r:embed="rId1984008114">
                        <a:extLst>
                          <a:ext uri="{28A0092B-C50C-407E-A947-70E740481C1C}">
                            <a14:useLocalDpi xmlns:a14="http://schemas.microsoft.com/office/drawing/2010/main"/>
                          </a:ext>
                        </a:extLst>
                      </a:blip>
                      <a:stretch>
                        <a:fillRect/>
                      </a:stretch>
                    </pic:blipFill>
                    <pic:spPr>
                      <a:xfrm>
                        <a:off x="0" y="0"/>
                        <a:ext cx="5943600" cy="1533525"/>
                      </a:xfrm>
                      <a:prstGeom prst="rect">
                        <a:avLst/>
                      </a:prstGeom>
                    </pic:spPr>
                  </pic:pic>
                </a:graphicData>
              </a:graphic>
            </wp:inline>
          </w:drawing>
        </w:r>
      </w:ins>
    </w:p>
    <w:p w:rsidR="69EB65C8" w:rsidP="7C01C883" w:rsidRDefault="69EB65C8" w14:paraId="331FE161" w14:textId="04ED7FDB">
      <w:pPr>
        <w:pStyle w:val="ListParagraph"/>
        <w:numPr>
          <w:ilvl w:val="1"/>
          <w:numId w:val="5"/>
        </w:numPr>
        <w:spacing w:before="0" w:beforeAutospacing="off" w:after="0" w:afterAutospacing="off" w:line="257" w:lineRule="auto"/>
        <w:ind w:left="1440" w:right="0" w:hanging="360"/>
        <w:rPr>
          <w:ins w:author="Margarita Saldana" w:date="2026-02-12T22:58:03.283Z" w16du:dateUtc="2026-02-12T22:58:03.283Z" w:id="437217730"/>
          <w:rFonts w:ascii="Aptos" w:hAnsi="Aptos" w:eastAsia="Aptos" w:cs="Aptos"/>
          <w:noProof w:val="0"/>
          <w:sz w:val="27"/>
          <w:szCs w:val="27"/>
          <w:lang w:val="en-US"/>
        </w:rPr>
        <w:pPrChange w:author="Margarita Saldana" w:date="2026-02-12T22:58:03.115Z">
          <w:pPr/>
        </w:pPrChange>
      </w:pPr>
      <w:ins w:author="Margarita Saldana" w:date="2026-02-12T22:58:03.283Z" w:id="203020959">
        <w:r w:rsidRPr="7C01C883" w:rsidR="69EB65C8">
          <w:rPr>
            <w:rFonts w:ascii="Aptos" w:hAnsi="Aptos" w:eastAsia="Aptos" w:cs="Aptos"/>
            <w:noProof w:val="0"/>
            <w:sz w:val="27"/>
            <w:szCs w:val="27"/>
            <w:lang w:val="en-US"/>
          </w:rPr>
          <w:t>I don’t think we have this yet; need it removed</w:t>
        </w:r>
      </w:ins>
    </w:p>
    <w:p w:rsidR="69EB65C8" w:rsidP="7C01C883" w:rsidRDefault="69EB65C8" w14:paraId="41451758" w14:textId="07ED7098">
      <w:pPr>
        <w:spacing w:before="0" w:beforeAutospacing="off" w:after="160" w:afterAutospacing="off" w:line="257" w:lineRule="auto"/>
        <w:rPr>
          <w:ins w:author="Margarita Saldana" w:date="2026-02-12T22:58:03.283Z" w16du:dateUtc="2026-02-12T22:58:03.283Z" w:id="1415732519"/>
          <w:rFonts w:ascii="Aptos" w:hAnsi="Aptos" w:eastAsia="Aptos" w:cs="Aptos"/>
          <w:noProof w:val="0"/>
          <w:sz w:val="27"/>
          <w:szCs w:val="27"/>
          <w:lang w:val="en-US"/>
        </w:rPr>
        <w:pPrChange w:author="Margarita Saldana" w:date="2026-02-12T22:58:03.117Z">
          <w:pPr>
            <w:numPr>
              <w:ilvl w:val="1"/>
              <w:numId w:val="5"/>
            </w:numPr>
          </w:pPr>
        </w:pPrChange>
      </w:pPr>
      <w:ins w:author="Margarita Saldana" w:date="2026-02-12T22:58:03.283Z" w:id="1573390222">
        <w:r w:rsidRPr="7C01C883" w:rsidR="69EB65C8">
          <w:rPr>
            <w:rFonts w:ascii="Aptos" w:hAnsi="Aptos" w:eastAsia="Aptos" w:cs="Aptos"/>
            <w:noProof w:val="0"/>
            <w:sz w:val="27"/>
            <w:szCs w:val="27"/>
            <w:lang w:val="en-US"/>
          </w:rPr>
          <w:t xml:space="preserve"> </w:t>
        </w:r>
      </w:ins>
    </w:p>
    <w:p w:rsidR="69EB65C8" w:rsidP="7C01C883" w:rsidRDefault="69EB65C8" w14:paraId="15CEEE38" w14:textId="311450B5">
      <w:pPr>
        <w:pStyle w:val="Heading2"/>
        <w:spacing w:before="160" w:beforeAutospacing="off" w:after="80" w:afterAutospacing="off" w:line="257" w:lineRule="auto"/>
        <w:rPr>
          <w:ins w:author="Margarita Saldana" w:date="2026-02-12T22:58:03.283Z" w16du:dateUtc="2026-02-12T22:58:03.283Z" w:id="1014051254"/>
          <w:rFonts w:ascii="Aptos Display" w:hAnsi="Aptos Display" w:eastAsia="Aptos Display" w:cs="Aptos Display"/>
          <w:b w:val="0"/>
          <w:bCs w:val="0"/>
          <w:noProof w:val="0"/>
          <w:color w:val="0F4761" w:themeColor="accent1" w:themeTint="FF" w:themeShade="BF"/>
          <w:sz w:val="32"/>
          <w:szCs w:val="32"/>
          <w:lang w:val="en-US"/>
        </w:rPr>
        <w:pPrChange w:author="Margarita Saldana" w:date="2026-02-12T22:58:03.119Z">
          <w:pPr/>
        </w:pPrChange>
      </w:pPr>
      <w:ins w:author="Margarita Saldana" w:date="2026-02-12T22:58:03.283Z" w:id="1578476984">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Revenue Cycle Management: </w:t>
        </w:r>
      </w:ins>
      <w:r>
        <w:fldChar w:fldCharType="begin"/>
      </w:r>
      <w:r>
        <w:instrText xml:space="preserve">HYPERLINK "https://mdchartsehr.replit.app/rcm" </w:instrText>
      </w:r>
      <w:r>
        <w:fldChar w:fldCharType="separate"/>
      </w:r>
      <w:ins w:author="Margarita Saldana" w:date="2026-02-12T22:58:03.283Z" w:id="1621789699">
        <w:r w:rsidRPr="7C01C883" w:rsidR="69EB65C8">
          <w:rPr>
            <w:rStyle w:val="Hyperlink"/>
            <w:rFonts w:ascii="Aptos Display" w:hAnsi="Aptos Display" w:eastAsia="Aptos Display" w:cs="Aptos Display"/>
            <w:b w:val="0"/>
            <w:bCs w:val="0"/>
            <w:strike w:val="0"/>
            <w:dstrike w:val="0"/>
            <w:noProof w:val="0"/>
            <w:color w:val="467886"/>
            <w:sz w:val="27"/>
            <w:szCs w:val="27"/>
            <w:u w:val="single"/>
            <w:lang w:val="en-US"/>
          </w:rPr>
          <w:t>https://mdchartsehr.replit.app/rcm</w:t>
        </w:r>
      </w:ins>
      <w:r>
        <w:fldChar w:fldCharType="end"/>
      </w:r>
      <w:ins w:author="Margarita Saldana" w:date="2026-02-12T22:58:03.283Z" w:id="586653908">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 </w:t>
        </w:r>
      </w:ins>
    </w:p>
    <w:p w:rsidR="69EB65C8" w:rsidP="7C01C883" w:rsidRDefault="69EB65C8" w14:paraId="081D19AD" w14:textId="16216BFB">
      <w:pPr>
        <w:pStyle w:val="ListParagraph"/>
        <w:numPr>
          <w:ilvl w:val="0"/>
          <w:numId w:val="6"/>
        </w:numPr>
        <w:spacing w:before="0" w:beforeAutospacing="off" w:after="0" w:afterAutospacing="off" w:line="257" w:lineRule="auto"/>
        <w:ind w:left="720" w:right="0" w:hanging="360"/>
        <w:rPr>
          <w:ins w:author="Margarita Saldana" w:date="2026-02-12T22:58:03.284Z" w16du:dateUtc="2026-02-12T22:58:03.284Z" w:id="185198680"/>
          <w:rFonts w:ascii="Aptos" w:hAnsi="Aptos" w:eastAsia="Aptos" w:cs="Aptos"/>
          <w:noProof w:val="0"/>
          <w:sz w:val="22"/>
          <w:szCs w:val="22"/>
          <w:lang w:val="en-US"/>
        </w:rPr>
        <w:pPrChange w:author="Margarita Saldana" w:date="2026-02-12T22:58:03.136Z">
          <w:pPr/>
        </w:pPrChange>
      </w:pPr>
      <w:ins w:author="Margarita Saldana" w:date="2026-02-12T22:58:03.284Z" w:id="1225898260">
        <w:r w:rsidRPr="7C01C883" w:rsidR="69EB65C8">
          <w:rPr>
            <w:rFonts w:ascii="Aptos" w:hAnsi="Aptos" w:eastAsia="Aptos" w:cs="Aptos"/>
            <w:noProof w:val="0"/>
            <w:sz w:val="22"/>
            <w:szCs w:val="22"/>
            <w:lang w:val="en-US"/>
          </w:rPr>
          <w:t>What does the free RCM Audit entail? Who is doing this? We need it removed if it’s not assigned to anyone yet</w:t>
        </w:r>
      </w:ins>
    </w:p>
    <w:p w:rsidR="69EB65C8" w:rsidP="7C01C883" w:rsidRDefault="69EB65C8" w14:paraId="2B846C96" w14:textId="705D3B61">
      <w:pPr>
        <w:pStyle w:val="Heading2"/>
        <w:spacing w:before="160" w:beforeAutospacing="off" w:after="80" w:afterAutospacing="off" w:line="257" w:lineRule="auto"/>
        <w:rPr>
          <w:ins w:author="Margarita Saldana" w:date="2026-02-12T22:58:03.284Z" w16du:dateUtc="2026-02-12T22:58:03.284Z" w:id="629806310"/>
          <w:rStyle w:val="Hyperlink"/>
          <w:rFonts w:ascii="Aptos Display" w:hAnsi="Aptos Display" w:eastAsia="Aptos Display" w:cs="Aptos Display"/>
          <w:b w:val="0"/>
          <w:bCs w:val="0"/>
          <w:strike w:val="0"/>
          <w:dstrike w:val="0"/>
          <w:noProof w:val="0"/>
          <w:color w:val="467886"/>
          <w:sz w:val="32"/>
          <w:szCs w:val="32"/>
          <w:u w:val="single"/>
          <w:lang w:val="en-US"/>
        </w:rPr>
        <w:pPrChange w:author="Margarita Saldana" w:date="2026-02-12T22:58:03.141Z">
          <w:pPr>
            <w:numPr>
              <w:ilvl w:val="0"/>
              <w:numId w:val="6"/>
            </w:numPr>
          </w:pPr>
        </w:pPrChange>
      </w:pPr>
      <w:ins w:author="Margarita Saldana" w:date="2026-02-12T22:58:03.284Z" w:id="700531078">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Practice Management: </w:t>
        </w:r>
      </w:ins>
      <w:r>
        <w:fldChar w:fldCharType="begin"/>
      </w:r>
      <w:r>
        <w:instrText xml:space="preserve">HYPERLINK "https://mdchartsehr.replit.app/practice-management" </w:instrText>
      </w:r>
      <w:r>
        <w:fldChar w:fldCharType="separate"/>
      </w:r>
      <w:ins w:author="Margarita Saldana" w:date="2026-02-12T22:58:03.284Z" w:id="2395558">
        <w:r w:rsidRPr="7C01C883" w:rsidR="69EB65C8">
          <w:rPr>
            <w:rStyle w:val="Hyperlink"/>
            <w:rFonts w:ascii="Aptos Display" w:hAnsi="Aptos Display" w:eastAsia="Aptos Display" w:cs="Aptos Display"/>
            <w:b w:val="0"/>
            <w:bCs w:val="0"/>
            <w:strike w:val="0"/>
            <w:dstrike w:val="0"/>
            <w:noProof w:val="0"/>
            <w:color w:val="467886"/>
            <w:sz w:val="32"/>
            <w:szCs w:val="32"/>
            <w:u w:val="single"/>
            <w:lang w:val="en-US"/>
          </w:rPr>
          <w:t>https://mdchartsehr.replit.app/practice-management</w:t>
        </w:r>
      </w:ins>
      <w:r>
        <w:fldChar w:fldCharType="end"/>
      </w:r>
    </w:p>
    <w:p w:rsidR="69EB65C8" w:rsidP="7C01C883" w:rsidRDefault="69EB65C8" w14:paraId="5CC53453" w14:textId="5011F569">
      <w:pPr>
        <w:spacing w:before="0" w:beforeAutospacing="off" w:after="160" w:afterAutospacing="off" w:line="257" w:lineRule="auto"/>
        <w:rPr>
          <w:ins w:author="Margarita Saldana" w:date="2026-02-12T22:58:03.284Z" w16du:dateUtc="2026-02-12T22:58:03.284Z" w:id="959649146"/>
          <w:rFonts w:ascii="Aptos" w:hAnsi="Aptos" w:eastAsia="Aptos" w:cs="Aptos"/>
          <w:noProof w:val="0"/>
          <w:sz w:val="22"/>
          <w:szCs w:val="22"/>
          <w:lang w:val="en-US"/>
        </w:rPr>
        <w:pPrChange w:author="Margarita Saldana" w:date="2026-02-12T22:58:03.145Z">
          <w:pPr/>
        </w:pPrChange>
      </w:pPr>
      <w:ins w:author="Margarita Saldana" w:date="2026-02-12T22:58:03.284Z" w:id="1627124160">
        <w:r w:rsidRPr="7C01C883" w:rsidR="69EB65C8">
          <w:rPr>
            <w:rFonts w:ascii="Aptos" w:hAnsi="Aptos" w:eastAsia="Aptos" w:cs="Aptos"/>
            <w:noProof w:val="0"/>
            <w:sz w:val="22"/>
            <w:szCs w:val="22"/>
            <w:lang w:val="en-US"/>
          </w:rPr>
          <w:t xml:space="preserve"> </w:t>
        </w:r>
      </w:ins>
    </w:p>
    <w:p w:rsidR="69EB65C8" w:rsidP="7C01C883" w:rsidRDefault="69EB65C8" w14:paraId="48CF6071" w14:textId="3E11F677">
      <w:pPr>
        <w:pStyle w:val="ListParagraph"/>
        <w:numPr>
          <w:ilvl w:val="0"/>
          <w:numId w:val="7"/>
        </w:numPr>
        <w:spacing w:before="0" w:beforeAutospacing="off" w:after="0" w:afterAutospacing="off" w:line="257" w:lineRule="auto"/>
        <w:ind w:left="720" w:right="0" w:hanging="360"/>
        <w:rPr>
          <w:ins w:author="Margarita Saldana" w:date="2026-02-12T22:58:03.284Z" w16du:dateUtc="2026-02-12T22:58:03.284Z" w:id="437185784"/>
          <w:rFonts w:ascii="Aptos" w:hAnsi="Aptos" w:eastAsia="Aptos" w:cs="Aptos"/>
          <w:noProof w:val="0"/>
          <w:sz w:val="22"/>
          <w:szCs w:val="22"/>
          <w:lang w:val="en-US"/>
        </w:rPr>
        <w:pPrChange w:author="Margarita Saldana" w:date="2026-02-12T22:58:03.148Z">
          <w:pPr/>
        </w:pPrChange>
      </w:pPr>
      <w:ins w:author="Margarita Saldana" w:date="2026-02-12T22:58:03.284Z" w:id="1220407399">
        <w:r w:rsidRPr="7C01C883" w:rsidR="69EB65C8">
          <w:rPr>
            <w:rFonts w:ascii="Aptos" w:hAnsi="Aptos" w:eastAsia="Aptos" w:cs="Aptos"/>
            <w:noProof w:val="0"/>
            <w:sz w:val="22"/>
            <w:szCs w:val="22"/>
            <w:lang w:val="en-US"/>
          </w:rPr>
          <w:t xml:space="preserve">Is smart scheduling the IVR/Genie? </w:t>
        </w:r>
      </w:ins>
    </w:p>
    <w:p w:rsidR="69EB65C8" w:rsidP="7C01C883" w:rsidRDefault="69EB65C8" w14:paraId="66617205" w14:textId="4FD0B498">
      <w:pPr>
        <w:pStyle w:val="ListParagraph"/>
        <w:numPr>
          <w:ilvl w:val="0"/>
          <w:numId w:val="7"/>
        </w:numPr>
        <w:spacing w:before="0" w:beforeAutospacing="off" w:after="0" w:afterAutospacing="off" w:line="257" w:lineRule="auto"/>
        <w:ind w:left="720" w:right="0" w:hanging="360"/>
        <w:rPr>
          <w:ins w:author="Margarita Saldana" w:date="2026-02-12T22:58:03.284Z" w16du:dateUtc="2026-02-12T22:58:03.284Z" w:id="1131729734"/>
          <w:rFonts w:ascii="Aptos" w:hAnsi="Aptos" w:eastAsia="Aptos" w:cs="Aptos"/>
          <w:noProof w:val="0"/>
          <w:sz w:val="22"/>
          <w:szCs w:val="22"/>
          <w:lang w:val="en-US"/>
        </w:rPr>
        <w:pPrChange w:author="Margarita Saldana" w:date="2026-02-12T22:58:03.152Z">
          <w:pPr/>
        </w:pPrChange>
      </w:pPr>
      <w:ins w:author="Margarita Saldana" w:date="2026-02-12T22:58:03.284Z" w:id="1044125345">
        <w:r w:rsidRPr="7C01C883" w:rsidR="69EB65C8">
          <w:rPr>
            <w:rFonts w:ascii="Aptos" w:hAnsi="Aptos" w:eastAsia="Aptos" w:cs="Aptos"/>
            <w:noProof w:val="0"/>
            <w:sz w:val="22"/>
            <w:szCs w:val="22"/>
            <w:lang w:val="en-US"/>
          </w:rPr>
          <w:t xml:space="preserve">We don’t really have a tracker for incoming/outgoing referrals. </w:t>
        </w:r>
      </w:ins>
    </w:p>
    <w:p w:rsidR="69EB65C8" w:rsidP="7C01C883" w:rsidRDefault="69EB65C8" w14:paraId="623BE9EB" w14:textId="09BB22AA">
      <w:pPr>
        <w:pStyle w:val="ListParagraph"/>
        <w:numPr>
          <w:ilvl w:val="0"/>
          <w:numId w:val="7"/>
        </w:numPr>
        <w:spacing w:before="0" w:beforeAutospacing="off" w:after="0" w:afterAutospacing="off" w:line="257" w:lineRule="auto"/>
        <w:ind w:left="720" w:right="0" w:hanging="360"/>
        <w:rPr>
          <w:ins w:author="Margarita Saldana" w:date="2026-02-12T22:58:03.284Z" w16du:dateUtc="2026-02-12T22:58:03.284Z" w:id="2040457140"/>
          <w:rFonts w:ascii="Aptos" w:hAnsi="Aptos" w:eastAsia="Aptos" w:cs="Aptos"/>
          <w:noProof w:val="0"/>
          <w:sz w:val="22"/>
          <w:szCs w:val="22"/>
          <w:lang w:val="en-US"/>
        </w:rPr>
        <w:pPrChange w:author="Margarita Saldana" w:date="2026-02-12T22:58:03.156Z">
          <w:pPr/>
        </w:pPrChange>
      </w:pPr>
      <w:ins w:author="Margarita Saldana" w:date="2026-02-12T22:58:03.284Z" w:id="1799562705">
        <w:r w:rsidRPr="7C01C883" w:rsidR="69EB65C8">
          <w:rPr>
            <w:rFonts w:ascii="Aptos" w:hAnsi="Aptos" w:eastAsia="Aptos" w:cs="Aptos"/>
            <w:noProof w:val="0"/>
            <w:sz w:val="22"/>
            <w:szCs w:val="22"/>
            <w:lang w:val="en-US"/>
          </w:rPr>
          <w:t>Reporting suite: I don’t think we have compliance reports.</w:t>
        </w:r>
      </w:ins>
    </w:p>
    <w:p w:rsidR="69EB65C8" w:rsidP="7C01C883" w:rsidRDefault="69EB65C8" w14:paraId="52550A02" w14:textId="7959BC53">
      <w:pPr>
        <w:spacing w:before="0" w:beforeAutospacing="off" w:after="160" w:afterAutospacing="off" w:line="257" w:lineRule="auto"/>
        <w:rPr>
          <w:ins w:author="Margarita Saldana" w:date="2026-02-12T22:58:03.284Z" w16du:dateUtc="2026-02-12T22:58:03.284Z" w:id="762774345"/>
        </w:rPr>
        <w:pPrChange w:author="Margarita Saldana" w:date="2026-02-12T22:58:03.159Z">
          <w:pPr>
            <w:numPr>
              <w:ilvl w:val="0"/>
              <w:numId w:val="7"/>
            </w:numPr>
          </w:pPr>
        </w:pPrChange>
      </w:pPr>
      <w:ins w:author="Margarita Saldana" w:date="2026-02-12T22:58:03.284Z" w:id="1279593774">
        <w:r w:rsidR="69EB65C8">
          <w:drawing>
            <wp:inline wp14:editId="3118569A" wp14:anchorId="169F79BF">
              <wp:extent cx="5934075" cy="1543050"/>
              <wp:effectExtent l="0" t="0" r="0" b="0"/>
              <wp:docPr id="1951803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803708" name="Picture 1951803708"/>
                      <pic:cNvPicPr/>
                    </pic:nvPicPr>
                    <pic:blipFill>
                      <a:blip xmlns:r="http://schemas.openxmlformats.org/officeDocument/2006/relationships" r:embed="rId2094256105">
                        <a:extLst>
                          <a:ext uri="{28A0092B-C50C-407E-A947-70E740481C1C}">
                            <a14:useLocalDpi xmlns:a14="http://schemas.microsoft.com/office/drawing/2010/main"/>
                          </a:ext>
                        </a:extLst>
                      </a:blip>
                      <a:stretch>
                        <a:fillRect/>
                      </a:stretch>
                    </pic:blipFill>
                    <pic:spPr>
                      <a:xfrm>
                        <a:off x="0" y="0"/>
                        <a:ext cx="5934075" cy="1543050"/>
                      </a:xfrm>
                      <a:prstGeom prst="rect">
                        <a:avLst/>
                      </a:prstGeom>
                    </pic:spPr>
                  </pic:pic>
                </a:graphicData>
              </a:graphic>
            </wp:inline>
          </w:drawing>
        </w:r>
      </w:ins>
    </w:p>
    <w:p w:rsidR="69EB65C8" w:rsidP="7C01C883" w:rsidRDefault="69EB65C8" w14:paraId="5F929B02" w14:textId="47E72BAD">
      <w:pPr>
        <w:pStyle w:val="Heading2"/>
        <w:spacing w:before="160" w:beforeAutospacing="off" w:after="80" w:afterAutospacing="off" w:line="257" w:lineRule="auto"/>
        <w:rPr>
          <w:ins w:author="Margarita Saldana" w:date="2026-02-12T22:58:03.284Z" w16du:dateUtc="2026-02-12T22:58:03.284Z" w:id="2022039635"/>
          <w:rStyle w:val="Hyperlink"/>
          <w:rFonts w:ascii="Aptos Display" w:hAnsi="Aptos Display" w:eastAsia="Aptos Display" w:cs="Aptos Display"/>
          <w:b w:val="0"/>
          <w:bCs w:val="0"/>
          <w:strike w:val="0"/>
          <w:dstrike w:val="0"/>
          <w:noProof w:val="0"/>
          <w:color w:val="467886"/>
          <w:sz w:val="32"/>
          <w:szCs w:val="32"/>
          <w:u w:val="single"/>
          <w:lang w:val="en-US"/>
        </w:rPr>
        <w:pPrChange w:author="Margarita Saldana" w:date="2026-02-12T22:58:03.163Z">
          <w:pPr/>
        </w:pPrChange>
      </w:pPr>
      <w:ins w:author="Margarita Saldana" w:date="2026-02-12T22:58:03.284Z" w:id="1397469220">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Patient Engagement </w:t>
        </w:r>
      </w:ins>
      <w:r>
        <w:fldChar w:fldCharType="begin"/>
      </w:r>
      <w:r>
        <w:instrText xml:space="preserve">HYPERLINK "https://mdchartsehr.replit.app/patient-engagement%20%0d1" </w:instrText>
      </w:r>
      <w:r>
        <w:fldChar w:fldCharType="separate"/>
      </w:r>
      <w:ins w:author="Margarita Saldana" w:date="2026-02-12T22:58:03.284Z" w:id="660339693">
        <w:r w:rsidRPr="7C01C883" w:rsidR="69EB65C8">
          <w:rPr>
            <w:rStyle w:val="Hyperlink"/>
            <w:rFonts w:ascii="Aptos Display" w:hAnsi="Aptos Display" w:eastAsia="Aptos Display" w:cs="Aptos Display"/>
            <w:b w:val="0"/>
            <w:bCs w:val="0"/>
            <w:strike w:val="0"/>
            <w:dstrike w:val="0"/>
            <w:noProof w:val="0"/>
            <w:color w:val="467886"/>
            <w:sz w:val="32"/>
            <w:szCs w:val="32"/>
            <w:u w:val="single"/>
            <w:lang w:val="en-US"/>
          </w:rPr>
          <w:t xml:space="preserve">https://mdchartsehr.replit.app/patient-engagement </w:t>
        </w:r>
      </w:ins>
      <w:r>
        <w:fldChar w:fldCharType="end"/>
      </w:r>
    </w:p>
    <w:p w:rsidR="69EB65C8" w:rsidP="7C01C883" w:rsidRDefault="69EB65C8" w14:paraId="68742271" w14:textId="16B9E1EA">
      <w:pPr>
        <w:pStyle w:val="ListParagraph"/>
        <w:numPr>
          <w:ilvl w:val="0"/>
          <w:numId w:val="8"/>
        </w:numPr>
        <w:spacing w:before="0" w:beforeAutospacing="off" w:after="0" w:afterAutospacing="off" w:line="257" w:lineRule="auto"/>
        <w:ind w:left="720" w:right="0" w:hanging="360"/>
        <w:rPr>
          <w:ins w:author="Margarita Saldana" w:date="2026-02-12T22:58:03.285Z" w16du:dateUtc="2026-02-12T22:58:03.285Z" w:id="1273306023"/>
          <w:rFonts w:ascii="Aptos" w:hAnsi="Aptos" w:eastAsia="Aptos" w:cs="Aptos"/>
          <w:noProof w:val="0"/>
          <w:sz w:val="22"/>
          <w:szCs w:val="22"/>
          <w:lang w:val="en-US"/>
        </w:rPr>
        <w:pPrChange w:author="Margarita Saldana" w:date="2026-02-12T22:58:03.167Z">
          <w:pPr/>
        </w:pPrChange>
      </w:pPr>
      <w:r>
        <w:fldChar w:fldCharType="begin"/>
      </w:r>
      <w:r>
        <w:instrText xml:space="preserve">HYPERLINK "https://mdchartsehr.replit.app/patient-engagement%20%0d1" </w:instrText>
      </w:r>
      <w:r>
        <w:fldChar w:fldCharType="separate"/>
      </w:r>
      <w:ins w:author="Margarita Saldana" w:date="2026-02-12T22:58:03.285Z" w:id="233337992">
        <w:r w:rsidRPr="7C01C883" w:rsidR="69EB65C8">
          <w:rPr>
            <w:rStyle w:val="Hyperlink"/>
            <w:rFonts w:ascii="Aptos" w:hAnsi="Aptos" w:eastAsia="Aptos" w:cs="Aptos"/>
            <w:strike w:val="0"/>
            <w:dstrike w:val="0"/>
            <w:noProof w:val="0"/>
            <w:color w:val="467886"/>
            <w:sz w:val="22"/>
            <w:szCs w:val="22"/>
            <w:u w:val="single"/>
            <w:lang w:val="en-US"/>
          </w:rPr>
          <w:t>1</w:t>
        </w:r>
      </w:ins>
      <w:r>
        <w:fldChar w:fldCharType="end"/>
      </w:r>
      <w:ins w:author="Margarita Saldana" w:date="2026-02-12T22:58:03.285Z" w:id="991313751">
        <w:r w:rsidRPr="7C01C883" w:rsidR="69EB65C8">
          <w:rPr>
            <w:rFonts w:ascii="Aptos" w:hAnsi="Aptos" w:eastAsia="Aptos" w:cs="Aptos"/>
            <w:noProof w:val="0"/>
            <w:sz w:val="22"/>
            <w:szCs w:val="22"/>
            <w:lang w:val="en-US"/>
          </w:rPr>
          <w:t xml:space="preserve">We don’t have Rx Refill request on portal. </w:t>
        </w:r>
      </w:ins>
    </w:p>
    <w:p w:rsidR="69EB65C8" w:rsidP="7C01C883" w:rsidRDefault="69EB65C8" w14:paraId="6AE6431A" w14:textId="2D557B79">
      <w:pPr>
        <w:pStyle w:val="ListParagraph"/>
        <w:numPr>
          <w:ilvl w:val="0"/>
          <w:numId w:val="8"/>
        </w:numPr>
        <w:spacing w:before="0" w:beforeAutospacing="off" w:after="0" w:afterAutospacing="off" w:line="257" w:lineRule="auto"/>
        <w:ind w:left="720" w:right="0" w:hanging="360"/>
        <w:rPr>
          <w:ins w:author="Margarita Saldana" w:date="2026-02-12T22:58:03.285Z" w16du:dateUtc="2026-02-12T22:58:03.285Z" w:id="2125391847"/>
          <w:rFonts w:ascii="Aptos" w:hAnsi="Aptos" w:eastAsia="Aptos" w:cs="Aptos"/>
          <w:noProof w:val="0"/>
          <w:sz w:val="22"/>
          <w:szCs w:val="22"/>
          <w:lang w:val="en-US"/>
        </w:rPr>
        <w:pPrChange w:author="Margarita Saldana" w:date="2026-02-12T22:58:03.173Z">
          <w:pPr/>
        </w:pPrChange>
      </w:pPr>
      <w:ins w:author="Margarita Saldana" w:date="2026-02-12T22:58:03.285Z" w:id="1387743791">
        <w:r w:rsidRPr="7C01C883" w:rsidR="69EB65C8">
          <w:rPr>
            <w:rFonts w:ascii="Aptos" w:hAnsi="Aptos" w:eastAsia="Aptos" w:cs="Aptos"/>
            <w:noProof w:val="0"/>
            <w:sz w:val="22"/>
            <w:szCs w:val="22"/>
            <w:lang w:val="en-US"/>
          </w:rPr>
          <w:t xml:space="preserve">Manage family members: we kind of have. Discuss with aaron on whether we should include this or not. </w:t>
        </w:r>
      </w:ins>
    </w:p>
    <w:p w:rsidR="69EB65C8" w:rsidP="7C01C883" w:rsidRDefault="69EB65C8" w14:paraId="7B4E2BBE" w14:textId="2FBEB889">
      <w:pPr>
        <w:spacing w:before="0" w:beforeAutospacing="off" w:after="160" w:afterAutospacing="off" w:line="257" w:lineRule="auto"/>
        <w:rPr>
          <w:ins w:author="Margarita Saldana" w:date="2026-02-12T22:58:03.285Z" w16du:dateUtc="2026-02-12T22:58:03.285Z" w:id="1417358710"/>
        </w:rPr>
        <w:pPrChange w:author="Margarita Saldana" w:date="2026-02-12T22:58:03.175Z">
          <w:pPr>
            <w:numPr>
              <w:ilvl w:val="0"/>
              <w:numId w:val="8"/>
            </w:numPr>
          </w:pPr>
        </w:pPrChange>
      </w:pPr>
      <w:ins w:author="Margarita Saldana" w:date="2026-02-12T22:58:03.285Z" w:id="1179340422">
        <w:r w:rsidR="69EB65C8">
          <w:drawing>
            <wp:inline wp14:editId="6E22F4CD" wp14:anchorId="5F2C1931">
              <wp:extent cx="5943600" cy="1695450"/>
              <wp:effectExtent l="0" t="0" r="0" b="0"/>
              <wp:docPr id="1847778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778106" name="Picture 1847778106"/>
                      <pic:cNvPicPr/>
                    </pic:nvPicPr>
                    <pic:blipFill>
                      <a:blip xmlns:r="http://schemas.openxmlformats.org/officeDocument/2006/relationships" r:embed="rId1082178036">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ins>
    </w:p>
    <w:p w:rsidR="69EB65C8" w:rsidP="7C01C883" w:rsidRDefault="69EB65C8" w14:paraId="1713B0B3" w14:textId="328525CC">
      <w:pPr>
        <w:pStyle w:val="ListParagraph"/>
        <w:numPr>
          <w:ilvl w:val="0"/>
          <w:numId w:val="9"/>
        </w:numPr>
        <w:spacing w:before="0" w:beforeAutospacing="off" w:after="0" w:afterAutospacing="off" w:line="257" w:lineRule="auto"/>
        <w:ind w:left="720" w:right="0" w:hanging="360"/>
        <w:rPr>
          <w:ins w:author="Margarita Saldana" w:date="2026-02-12T22:58:03.285Z" w16du:dateUtc="2026-02-12T22:58:03.285Z" w:id="1714867584"/>
          <w:rFonts w:ascii="Aptos" w:hAnsi="Aptos" w:eastAsia="Aptos" w:cs="Aptos"/>
          <w:noProof w:val="0"/>
          <w:sz w:val="22"/>
          <w:szCs w:val="22"/>
          <w:lang w:val="en-US"/>
        </w:rPr>
        <w:pPrChange w:author="Margarita Saldana" w:date="2026-02-12T22:58:03.182Z">
          <w:pPr/>
        </w:pPrChange>
      </w:pPr>
      <w:ins w:author="Margarita Saldana" w:date="2026-02-12T22:58:03.285Z" w:id="1233255460">
        <w:r w:rsidRPr="7C01C883" w:rsidR="69EB65C8">
          <w:rPr>
            <w:rFonts w:ascii="Aptos" w:hAnsi="Aptos" w:eastAsia="Aptos" w:cs="Aptos"/>
            <w:noProof w:val="0"/>
            <w:sz w:val="22"/>
            <w:szCs w:val="22"/>
            <w:lang w:val="en-US"/>
          </w:rPr>
          <w:t xml:space="preserve">Where are these numbers from? </w:t>
        </w:r>
      </w:ins>
    </w:p>
    <w:p w:rsidR="69EB65C8" w:rsidP="7C01C883" w:rsidRDefault="69EB65C8" w14:paraId="25D3FB34" w14:textId="28994786">
      <w:pPr>
        <w:pStyle w:val="Heading2"/>
        <w:spacing w:before="160" w:beforeAutospacing="off" w:after="80" w:afterAutospacing="off" w:line="257" w:lineRule="auto"/>
        <w:rPr>
          <w:ins w:author="Margarita Saldana" w:date="2026-02-12T22:58:03.285Z" w16du:dateUtc="2026-02-12T22:58:03.285Z" w:id="1601669305"/>
        </w:rPr>
        <w:pPrChange w:author="Margarita Saldana" w:date="2026-02-12T22:58:03.184Z">
          <w:pPr>
            <w:numPr>
              <w:ilvl w:val="0"/>
              <w:numId w:val="9"/>
            </w:numPr>
          </w:pPr>
        </w:pPrChange>
      </w:pPr>
      <w:ins w:author="Margarita Saldana" w:date="2026-02-12T22:58:03.285Z" w:id="295918540">
        <w:r w:rsidR="69EB65C8">
          <w:drawing>
            <wp:inline wp14:editId="3460A858" wp14:anchorId="2F8B4476">
              <wp:extent cx="5943600" cy="952500"/>
              <wp:effectExtent l="0" t="0" r="0" b="0"/>
              <wp:docPr id="590808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808015" name="Picture 590808015"/>
                      <pic:cNvPicPr/>
                    </pic:nvPicPr>
                    <pic:blipFill>
                      <a:blip xmlns:r="http://schemas.openxmlformats.org/officeDocument/2006/relationships" r:embed="rId1992747636">
                        <a:extLst>
                          <a:ext uri="{28A0092B-C50C-407E-A947-70E740481C1C}">
                            <a14:useLocalDpi xmlns:a14="http://schemas.microsoft.com/office/drawing/2010/main"/>
                          </a:ext>
                        </a:extLst>
                      </a:blip>
                      <a:stretch>
                        <a:fillRect/>
                      </a:stretch>
                    </pic:blipFill>
                    <pic:spPr>
                      <a:xfrm>
                        <a:off x="0" y="0"/>
                        <a:ext cx="5943600" cy="952500"/>
                      </a:xfrm>
                      <a:prstGeom prst="rect">
                        <a:avLst/>
                      </a:prstGeom>
                    </pic:spPr>
                  </pic:pic>
                </a:graphicData>
              </a:graphic>
            </wp:inline>
          </w:drawing>
        </w:r>
      </w:ins>
    </w:p>
    <w:p w:rsidR="69EB65C8" w:rsidP="7C01C883" w:rsidRDefault="69EB65C8" w14:paraId="25F2F5A2" w14:textId="40899EC9">
      <w:pPr>
        <w:pStyle w:val="Heading2"/>
        <w:spacing w:before="160" w:beforeAutospacing="off" w:after="80" w:afterAutospacing="off" w:line="257" w:lineRule="auto"/>
        <w:rPr>
          <w:ins w:author="Margarita Saldana" w:date="2026-02-12T22:58:03.285Z" w16du:dateUtc="2026-02-12T22:58:03.285Z" w:id="445735889"/>
          <w:rFonts w:ascii="Aptos Display" w:hAnsi="Aptos Display" w:eastAsia="Aptos Display" w:cs="Aptos Display"/>
          <w:b w:val="0"/>
          <w:bCs w:val="0"/>
          <w:noProof w:val="0"/>
          <w:color w:val="0F4761" w:themeColor="accent1" w:themeTint="FF" w:themeShade="BF"/>
          <w:sz w:val="32"/>
          <w:szCs w:val="32"/>
          <w:lang w:val="es-MX"/>
        </w:rPr>
        <w:pPrChange w:author="Margarita Saldana" w:date="2026-02-12T22:58:03.188Z">
          <w:pPr/>
        </w:pPrChange>
      </w:pPr>
      <w:ins w:author="Margarita Saldana" w:date="2026-02-12T22:58:03.285Z" w:id="553500031">
        <w:r w:rsidRPr="7C01C883" w:rsidR="69EB65C8">
          <w:rPr>
            <w:rFonts w:ascii="Aptos Display" w:hAnsi="Aptos Display" w:eastAsia="Aptos Display" w:cs="Aptos Display"/>
            <w:b w:val="0"/>
            <w:bCs w:val="0"/>
            <w:noProof w:val="0"/>
            <w:color w:val="0F4761" w:themeColor="accent1" w:themeTint="FF" w:themeShade="BF"/>
            <w:sz w:val="32"/>
            <w:szCs w:val="32"/>
            <w:lang w:val="es-MX"/>
          </w:rPr>
          <w:t xml:space="preserve">E-prescribing: </w:t>
        </w:r>
      </w:ins>
      <w:r>
        <w:fldChar w:fldCharType="begin"/>
      </w:r>
      <w:r>
        <w:instrText xml:space="preserve">HYPERLINK "https://mdchartsehr.replit.app/features/e-prescribing" </w:instrText>
      </w:r>
      <w:r>
        <w:fldChar w:fldCharType="separate"/>
      </w:r>
      <w:ins w:author="Margarita Saldana" w:date="2026-02-12T22:58:03.285Z" w:id="1124826879">
        <w:r w:rsidRPr="7C01C883" w:rsidR="69EB65C8">
          <w:rPr>
            <w:rStyle w:val="Hyperlink"/>
            <w:rFonts w:ascii="Aptos Display" w:hAnsi="Aptos Display" w:eastAsia="Aptos Display" w:cs="Aptos Display"/>
            <w:b w:val="0"/>
            <w:bCs w:val="0"/>
            <w:strike w:val="0"/>
            <w:dstrike w:val="0"/>
            <w:noProof w:val="0"/>
            <w:color w:val="467886"/>
            <w:sz w:val="32"/>
            <w:szCs w:val="32"/>
            <w:u w:val="single"/>
            <w:lang w:val="es-MX"/>
          </w:rPr>
          <w:t>https://mdchartsehr.replit.app/features/e-prescribing</w:t>
        </w:r>
      </w:ins>
      <w:r>
        <w:fldChar w:fldCharType="end"/>
      </w:r>
      <w:ins w:author="Margarita Saldana" w:date="2026-02-12T22:58:03.285Z" w:id="1435107213">
        <w:r w:rsidRPr="7C01C883" w:rsidR="69EB65C8">
          <w:rPr>
            <w:rFonts w:ascii="Aptos Display" w:hAnsi="Aptos Display" w:eastAsia="Aptos Display" w:cs="Aptos Display"/>
            <w:b w:val="0"/>
            <w:bCs w:val="0"/>
            <w:noProof w:val="0"/>
            <w:color w:val="0F4761" w:themeColor="accent1" w:themeTint="FF" w:themeShade="BF"/>
            <w:sz w:val="32"/>
            <w:szCs w:val="32"/>
            <w:lang w:val="es-MX"/>
          </w:rPr>
          <w:t xml:space="preserve"> </w:t>
        </w:r>
      </w:ins>
    </w:p>
    <w:p w:rsidR="69EB65C8" w:rsidP="7C01C883" w:rsidRDefault="69EB65C8" w14:paraId="78864623" w14:textId="6CF36B61">
      <w:pPr>
        <w:pStyle w:val="ListParagraph"/>
        <w:numPr>
          <w:ilvl w:val="0"/>
          <w:numId w:val="10"/>
        </w:numPr>
        <w:spacing w:before="0" w:beforeAutospacing="off" w:after="0" w:afterAutospacing="off" w:line="257" w:lineRule="auto"/>
        <w:ind w:left="720" w:right="0" w:hanging="360"/>
        <w:rPr>
          <w:ins w:author="Margarita Saldana" w:date="2026-02-12T22:58:03.285Z" w16du:dateUtc="2026-02-12T22:58:03.285Z" w:id="903284335"/>
          <w:rFonts w:ascii="Aptos" w:hAnsi="Aptos" w:eastAsia="Aptos" w:cs="Aptos"/>
          <w:noProof w:val="0"/>
          <w:sz w:val="22"/>
          <w:szCs w:val="22"/>
          <w:lang w:val="en-US"/>
        </w:rPr>
        <w:pPrChange w:author="Margarita Saldana" w:date="2026-02-12T22:58:03.196Z">
          <w:pPr/>
        </w:pPrChange>
      </w:pPr>
      <w:ins w:author="Margarita Saldana" w:date="2026-02-12T22:58:03.285Z" w:id="349667008">
        <w:r w:rsidRPr="7C01C883" w:rsidR="69EB65C8">
          <w:rPr>
            <w:rFonts w:ascii="Aptos" w:hAnsi="Aptos" w:eastAsia="Aptos" w:cs="Aptos"/>
            <w:noProof w:val="0"/>
            <w:sz w:val="22"/>
            <w:szCs w:val="22"/>
            <w:lang w:val="en-US"/>
          </w:rPr>
          <w:t xml:space="preserve">It’s not one click, but it is easy. </w:t>
        </w:r>
      </w:ins>
    </w:p>
    <w:p w:rsidR="69EB65C8" w:rsidP="7C01C883" w:rsidRDefault="69EB65C8" w14:paraId="70E112A3" w14:textId="5793EA9B">
      <w:pPr>
        <w:spacing w:before="0" w:beforeAutospacing="off" w:after="160" w:afterAutospacing="off" w:line="257" w:lineRule="auto"/>
        <w:rPr>
          <w:ins w:author="Margarita Saldana" w:date="2026-02-12T22:58:03.285Z" w16du:dateUtc="2026-02-12T22:58:03.285Z" w:id="1298116784"/>
        </w:rPr>
        <w:pPrChange w:author="Margarita Saldana" w:date="2026-02-12T22:58:03.198Z">
          <w:pPr>
            <w:numPr>
              <w:ilvl w:val="0"/>
              <w:numId w:val="10"/>
            </w:numPr>
          </w:pPr>
        </w:pPrChange>
      </w:pPr>
      <w:ins w:author="Margarita Saldana" w:date="2026-02-12T22:58:03.285Z" w:id="1227464451">
        <w:r w:rsidR="69EB65C8">
          <w:drawing>
            <wp:inline wp14:editId="73487ED0" wp14:anchorId="3F2F5558">
              <wp:extent cx="3648075" cy="1266825"/>
              <wp:effectExtent l="0" t="0" r="0" b="0"/>
              <wp:docPr id="375839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839702" name="Picture 375839702"/>
                      <pic:cNvPicPr/>
                    </pic:nvPicPr>
                    <pic:blipFill>
                      <a:blip xmlns:r="http://schemas.openxmlformats.org/officeDocument/2006/relationships" r:embed="rId293027287">
                        <a:extLst>
                          <a:ext uri="{28A0092B-C50C-407E-A947-70E740481C1C}">
                            <a14:useLocalDpi xmlns:a14="http://schemas.microsoft.com/office/drawing/2010/main"/>
                          </a:ext>
                        </a:extLst>
                      </a:blip>
                      <a:stretch>
                        <a:fillRect/>
                      </a:stretch>
                    </pic:blipFill>
                    <pic:spPr>
                      <a:xfrm>
                        <a:off x="0" y="0"/>
                        <a:ext cx="3648075" cy="1266825"/>
                      </a:xfrm>
                      <a:prstGeom prst="rect">
                        <a:avLst/>
                      </a:prstGeom>
                    </pic:spPr>
                  </pic:pic>
                </a:graphicData>
              </a:graphic>
            </wp:inline>
          </w:drawing>
        </w:r>
      </w:ins>
    </w:p>
    <w:p w:rsidR="69EB65C8" w:rsidP="7C01C883" w:rsidRDefault="69EB65C8" w14:paraId="41A9C04B" w14:textId="3C18772C">
      <w:pPr>
        <w:pStyle w:val="ListParagraph"/>
        <w:numPr>
          <w:ilvl w:val="0"/>
          <w:numId w:val="10"/>
        </w:numPr>
        <w:spacing w:before="0" w:beforeAutospacing="off" w:after="0" w:afterAutospacing="off" w:line="257" w:lineRule="auto"/>
        <w:ind w:left="720" w:right="0" w:hanging="360"/>
        <w:rPr>
          <w:ins w:author="Margarita Saldana" w:date="2026-02-12T22:58:03.285Z" w16du:dateUtc="2026-02-12T22:58:03.285Z" w:id="80544656"/>
          <w:rFonts w:ascii="Aptos" w:hAnsi="Aptos" w:eastAsia="Aptos" w:cs="Aptos"/>
          <w:noProof w:val="0"/>
          <w:sz w:val="22"/>
          <w:szCs w:val="22"/>
          <w:lang w:val="en-US"/>
        </w:rPr>
        <w:pPrChange w:author="Margarita Saldana" w:date="2026-02-12T22:58:03.203Z">
          <w:pPr/>
        </w:pPrChange>
      </w:pPr>
      <w:ins w:author="Margarita Saldana" w:date="2026-02-12T22:58:03.285Z" w:id="792288303">
        <w:r w:rsidRPr="7C01C883" w:rsidR="69EB65C8">
          <w:rPr>
            <w:rFonts w:ascii="Aptos" w:hAnsi="Aptos" w:eastAsia="Aptos" w:cs="Aptos"/>
            <w:noProof w:val="0"/>
            <w:sz w:val="22"/>
            <w:szCs w:val="22"/>
            <w:lang w:val="en-US"/>
          </w:rPr>
          <w:t>We currently do not do or have a pdmp integration</w:t>
        </w:r>
      </w:ins>
    </w:p>
    <w:p w:rsidR="69EB65C8" w:rsidP="7C01C883" w:rsidRDefault="69EB65C8" w14:paraId="0B9E00D6" w14:textId="0141FB58">
      <w:pPr>
        <w:spacing w:before="0" w:beforeAutospacing="off" w:after="160" w:afterAutospacing="off" w:line="257" w:lineRule="auto"/>
        <w:rPr>
          <w:ins w:author="Margarita Saldana" w:date="2026-02-12T22:58:03.285Z" w16du:dateUtc="2026-02-12T22:58:03.285Z" w:id="1164999324"/>
        </w:rPr>
        <w:pPrChange w:author="Margarita Saldana" w:date="2026-02-12T22:58:03.205Z">
          <w:pPr>
            <w:numPr>
              <w:ilvl w:val="0"/>
              <w:numId w:val="10"/>
            </w:numPr>
          </w:pPr>
        </w:pPrChange>
      </w:pPr>
      <w:ins w:author="Margarita Saldana" w:date="2026-02-12T22:58:03.285Z" w:id="138554964">
        <w:r w:rsidR="69EB65C8">
          <w:drawing>
            <wp:inline wp14:editId="424360AA" wp14:anchorId="7B4AF9C2">
              <wp:extent cx="3905250" cy="1619250"/>
              <wp:effectExtent l="0" t="0" r="0" b="0"/>
              <wp:docPr id="836532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532176" name="Picture 836532176"/>
                      <pic:cNvPicPr/>
                    </pic:nvPicPr>
                    <pic:blipFill>
                      <a:blip xmlns:r="http://schemas.openxmlformats.org/officeDocument/2006/relationships" r:embed="rId1873696878">
                        <a:extLst>
                          <a:ext uri="{28A0092B-C50C-407E-A947-70E740481C1C}">
                            <a14:useLocalDpi xmlns:a14="http://schemas.microsoft.com/office/drawing/2010/main"/>
                          </a:ext>
                        </a:extLst>
                      </a:blip>
                      <a:stretch>
                        <a:fillRect/>
                      </a:stretch>
                    </pic:blipFill>
                    <pic:spPr>
                      <a:xfrm>
                        <a:off x="0" y="0"/>
                        <a:ext cx="3905250" cy="1619250"/>
                      </a:xfrm>
                      <a:prstGeom prst="rect">
                        <a:avLst/>
                      </a:prstGeom>
                    </pic:spPr>
                  </pic:pic>
                </a:graphicData>
              </a:graphic>
            </wp:inline>
          </w:drawing>
        </w:r>
      </w:ins>
    </w:p>
    <w:p w:rsidR="69EB65C8" w:rsidP="7C01C883" w:rsidRDefault="69EB65C8" w14:paraId="3095D2A7" w14:textId="5FA33646">
      <w:pPr>
        <w:pStyle w:val="ListParagraph"/>
        <w:numPr>
          <w:ilvl w:val="0"/>
          <w:numId w:val="10"/>
        </w:numPr>
        <w:spacing w:before="0" w:beforeAutospacing="off" w:after="0" w:afterAutospacing="off" w:line="257" w:lineRule="auto"/>
        <w:ind w:left="720" w:right="0" w:hanging="360"/>
        <w:rPr>
          <w:ins w:author="Margarita Saldana" w:date="2026-02-12T22:58:03.285Z" w16du:dateUtc="2026-02-12T22:58:03.285Z" w:id="1561081739"/>
          <w:rFonts w:ascii="Aptos" w:hAnsi="Aptos" w:eastAsia="Aptos" w:cs="Aptos"/>
          <w:noProof w:val="0"/>
          <w:sz w:val="22"/>
          <w:szCs w:val="22"/>
          <w:lang w:val="en-US"/>
        </w:rPr>
        <w:pPrChange w:author="Margarita Saldana" w:date="2026-02-12T22:58:03.211Z">
          <w:pPr/>
        </w:pPrChange>
      </w:pPr>
      <w:ins w:author="Margarita Saldana" w:date="2026-02-12T22:58:03.285Z" w:id="2135121049">
        <w:r w:rsidRPr="7C01C883" w:rsidR="69EB65C8">
          <w:rPr>
            <w:rFonts w:ascii="Aptos" w:hAnsi="Aptos" w:eastAsia="Aptos" w:cs="Aptos"/>
            <w:noProof w:val="0"/>
            <w:sz w:val="22"/>
            <w:szCs w:val="22"/>
            <w:lang w:val="en-US"/>
          </w:rPr>
          <w:t xml:space="preserve">Don’t think we have this either: </w:t>
        </w:r>
      </w:ins>
    </w:p>
    <w:p w:rsidR="69EB65C8" w:rsidP="7C01C883" w:rsidRDefault="69EB65C8" w14:paraId="76C290AD" w14:textId="413A0407">
      <w:pPr>
        <w:spacing w:before="0" w:beforeAutospacing="off" w:after="160" w:afterAutospacing="off" w:line="257" w:lineRule="auto"/>
        <w:rPr>
          <w:ins w:author="Margarita Saldana" w:date="2026-02-12T22:58:03.286Z" w16du:dateUtc="2026-02-12T22:58:03.286Z" w:id="1519654377"/>
        </w:rPr>
        <w:pPrChange w:author="Margarita Saldana" w:date="2026-02-12T22:58:03.215Z">
          <w:pPr>
            <w:numPr>
              <w:ilvl w:val="0"/>
              <w:numId w:val="10"/>
            </w:numPr>
          </w:pPr>
        </w:pPrChange>
      </w:pPr>
      <w:ins w:author="Margarita Saldana" w:date="2026-02-12T22:58:03.285Z" w:id="367834354">
        <w:r w:rsidR="69EB65C8">
          <w:drawing>
            <wp:inline wp14:editId="06B23712" wp14:anchorId="48E5BE9A">
              <wp:extent cx="3952875" cy="1771650"/>
              <wp:effectExtent l="0" t="0" r="0" b="0"/>
              <wp:docPr id="184537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537444" name="Picture 184537444"/>
                      <pic:cNvPicPr/>
                    </pic:nvPicPr>
                    <pic:blipFill>
                      <a:blip xmlns:r="http://schemas.openxmlformats.org/officeDocument/2006/relationships" r:embed="rId2038604977">
                        <a:extLst>
                          <a:ext uri="{28A0092B-C50C-407E-A947-70E740481C1C}">
                            <a14:useLocalDpi xmlns:a14="http://schemas.microsoft.com/office/drawing/2010/main"/>
                          </a:ext>
                        </a:extLst>
                      </a:blip>
                      <a:stretch>
                        <a:fillRect/>
                      </a:stretch>
                    </pic:blipFill>
                    <pic:spPr>
                      <a:xfrm>
                        <a:off x="0" y="0"/>
                        <a:ext cx="3952875" cy="1771650"/>
                      </a:xfrm>
                      <a:prstGeom prst="rect">
                        <a:avLst/>
                      </a:prstGeom>
                    </pic:spPr>
                  </pic:pic>
                </a:graphicData>
              </a:graphic>
            </wp:inline>
          </w:drawing>
        </w:r>
      </w:ins>
    </w:p>
    <w:p w:rsidR="69EB65C8" w:rsidP="7C01C883" w:rsidRDefault="69EB65C8" w14:paraId="191061C2" w14:textId="3D4D2AAA">
      <w:pPr>
        <w:pStyle w:val="ListParagraph"/>
        <w:numPr>
          <w:ilvl w:val="0"/>
          <w:numId w:val="10"/>
        </w:numPr>
        <w:spacing w:before="0" w:beforeAutospacing="off" w:after="0" w:afterAutospacing="off" w:line="257" w:lineRule="auto"/>
        <w:ind w:left="720" w:right="0" w:hanging="360"/>
        <w:rPr>
          <w:ins w:author="Margarita Saldana" w:date="2026-02-12T22:58:03.286Z" w16du:dateUtc="2026-02-12T22:58:03.286Z" w:id="1731294427"/>
          <w:rFonts w:ascii="Aptos" w:hAnsi="Aptos" w:eastAsia="Aptos" w:cs="Aptos"/>
          <w:noProof w:val="0"/>
          <w:sz w:val="22"/>
          <w:szCs w:val="22"/>
          <w:lang w:val="en-US"/>
        </w:rPr>
        <w:pPrChange w:author="Margarita Saldana" w:date="2026-02-12T22:58:03.219Z">
          <w:pPr/>
        </w:pPrChange>
      </w:pPr>
      <w:ins w:author="Margarita Saldana" w:date="2026-02-12T22:58:03.286Z" w:id="547686271">
        <w:r w:rsidRPr="7C01C883" w:rsidR="69EB65C8">
          <w:rPr>
            <w:rFonts w:ascii="Aptos" w:hAnsi="Aptos" w:eastAsia="Aptos" w:cs="Aptos"/>
            <w:noProof w:val="0"/>
            <w:sz w:val="22"/>
            <w:szCs w:val="22"/>
            <w:lang w:val="en-US"/>
          </w:rPr>
          <w:t xml:space="preserve"> </w:t>
        </w:r>
      </w:ins>
    </w:p>
    <w:p w:rsidR="69EB65C8" w:rsidP="7C01C883" w:rsidRDefault="69EB65C8" w14:paraId="32345A46" w14:textId="657F8D2B">
      <w:pPr>
        <w:spacing w:before="0" w:beforeAutospacing="off" w:after="160" w:afterAutospacing="off" w:line="257" w:lineRule="auto"/>
        <w:rPr>
          <w:ins w:author="Margarita Saldana" w:date="2026-02-12T22:58:03.286Z" w16du:dateUtc="2026-02-12T22:58:03.286Z" w:id="2008521988"/>
        </w:rPr>
        <w:pPrChange w:author="Margarita Saldana" w:date="2026-02-12T22:58:03.222Z">
          <w:pPr>
            <w:numPr>
              <w:ilvl w:val="0"/>
              <w:numId w:val="10"/>
            </w:numPr>
          </w:pPr>
        </w:pPrChange>
      </w:pPr>
      <w:ins w:author="Margarita Saldana" w:date="2026-02-12T22:58:03.286Z" w:id="344190714">
        <w:r w:rsidR="69EB65C8">
          <w:drawing>
            <wp:inline wp14:editId="0A538E55" wp14:anchorId="085E6879">
              <wp:extent cx="5943600" cy="3124200"/>
              <wp:effectExtent l="0" t="0" r="0" b="0"/>
              <wp:docPr id="1513867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867823" name="Picture 1513867823"/>
                      <pic:cNvPicPr/>
                    </pic:nvPicPr>
                    <pic:blipFill>
                      <a:blip xmlns:r="http://schemas.openxmlformats.org/officeDocument/2006/relationships" r:embed="rId2108032727">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ins>
    </w:p>
    <w:p w:rsidR="69EB65C8" w:rsidP="7C01C883" w:rsidRDefault="69EB65C8" w14:paraId="257A8472" w14:textId="5760D5D9">
      <w:pPr>
        <w:spacing w:before="0" w:beforeAutospacing="off" w:after="160" w:afterAutospacing="off" w:line="257" w:lineRule="auto"/>
        <w:rPr>
          <w:ins w:author="Margarita Saldana" w:date="2026-02-12T22:58:03.286Z" w16du:dateUtc="2026-02-12T22:58:03.286Z" w:id="467512108"/>
          <w:rFonts w:ascii="Aptos" w:hAnsi="Aptos" w:eastAsia="Aptos" w:cs="Aptos"/>
          <w:noProof w:val="0"/>
          <w:sz w:val="22"/>
          <w:szCs w:val="22"/>
          <w:lang w:val="en-US"/>
        </w:rPr>
        <w:pPrChange w:author="Margarita Saldana" w:date="2026-02-12T22:58:03.226Z">
          <w:pPr/>
        </w:pPrChange>
      </w:pPr>
      <w:ins w:author="Margarita Saldana" w:date="2026-02-12T22:58:03.286Z" w:id="1947320844">
        <w:r w:rsidRPr="7C01C883" w:rsidR="69EB65C8">
          <w:rPr>
            <w:rFonts w:ascii="Aptos" w:hAnsi="Aptos" w:eastAsia="Aptos" w:cs="Aptos"/>
            <w:noProof w:val="0"/>
            <w:sz w:val="22"/>
            <w:szCs w:val="22"/>
            <w:lang w:val="en-US"/>
          </w:rPr>
          <w:t xml:space="preserve"> </w:t>
        </w:r>
      </w:ins>
    </w:p>
    <w:p w:rsidR="69EB65C8" w:rsidP="7C01C883" w:rsidRDefault="69EB65C8" w14:paraId="363B3B18" w14:textId="015CDCE9">
      <w:pPr>
        <w:pStyle w:val="Heading2"/>
        <w:spacing w:before="160" w:beforeAutospacing="off" w:after="80" w:afterAutospacing="off" w:line="257" w:lineRule="auto"/>
        <w:rPr>
          <w:ins w:author="Margarita Saldana" w:date="2026-02-12T22:58:03.286Z" w16du:dateUtc="2026-02-12T22:58:03.286Z" w:id="695453431"/>
          <w:rStyle w:val="Hyperlink"/>
          <w:rFonts w:ascii="Aptos Display" w:hAnsi="Aptos Display" w:eastAsia="Aptos Display" w:cs="Aptos Display"/>
          <w:b w:val="0"/>
          <w:bCs w:val="0"/>
          <w:strike w:val="0"/>
          <w:dstrike w:val="0"/>
          <w:noProof w:val="0"/>
          <w:color w:val="467886"/>
          <w:sz w:val="32"/>
          <w:szCs w:val="32"/>
          <w:u w:val="single"/>
          <w:lang w:val="en-US"/>
        </w:rPr>
        <w:pPrChange w:author="Margarita Saldana" w:date="2026-02-12T22:58:03.227Z">
          <w:pPr/>
        </w:pPrChange>
      </w:pPr>
      <w:ins w:author="Margarita Saldana" w:date="2026-02-12T22:58:03.286Z" w:id="922298087">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Lab integration </w:t>
        </w:r>
      </w:ins>
      <w:r>
        <w:fldChar w:fldCharType="begin"/>
      </w:r>
      <w:r>
        <w:instrText xml:space="preserve">HYPERLINK "https://mdchartsehr.replit.app/features/lab-integration%20%0d1" </w:instrText>
      </w:r>
      <w:r>
        <w:fldChar w:fldCharType="separate"/>
      </w:r>
      <w:ins w:author="Margarita Saldana" w:date="2026-02-12T22:58:03.286Z" w:id="1848597408">
        <w:r w:rsidRPr="7C01C883" w:rsidR="69EB65C8">
          <w:rPr>
            <w:rStyle w:val="Hyperlink"/>
            <w:rFonts w:ascii="Aptos Display" w:hAnsi="Aptos Display" w:eastAsia="Aptos Display" w:cs="Aptos Display"/>
            <w:b w:val="0"/>
            <w:bCs w:val="0"/>
            <w:strike w:val="0"/>
            <w:dstrike w:val="0"/>
            <w:noProof w:val="0"/>
            <w:color w:val="467886"/>
            <w:sz w:val="32"/>
            <w:szCs w:val="32"/>
            <w:u w:val="single"/>
            <w:lang w:val="en-US"/>
          </w:rPr>
          <w:t xml:space="preserve">https://mdchartsehr.replit.app/features/lab-integration </w:t>
        </w:r>
      </w:ins>
      <w:r>
        <w:fldChar w:fldCharType="end"/>
      </w:r>
    </w:p>
    <w:p w:rsidR="69EB65C8" w:rsidP="7C01C883" w:rsidRDefault="69EB65C8" w14:paraId="49EB3569" w14:textId="0E5545C0">
      <w:pPr>
        <w:pStyle w:val="ListParagraph"/>
        <w:numPr>
          <w:ilvl w:val="0"/>
          <w:numId w:val="11"/>
        </w:numPr>
        <w:spacing w:before="0" w:beforeAutospacing="off" w:after="0" w:afterAutospacing="off" w:line="257" w:lineRule="auto"/>
        <w:ind w:left="720" w:right="0" w:hanging="360"/>
        <w:rPr>
          <w:ins w:author="Margarita Saldana" w:date="2026-02-12T22:58:03.286Z" w16du:dateUtc="2026-02-12T22:58:03.286Z" w:id="1741234321"/>
          <w:rFonts w:ascii="Aptos" w:hAnsi="Aptos" w:eastAsia="Aptos" w:cs="Aptos"/>
          <w:noProof w:val="0"/>
          <w:sz w:val="22"/>
          <w:szCs w:val="22"/>
          <w:lang w:val="en-US"/>
        </w:rPr>
        <w:pPrChange w:author="Margarita Saldana" w:date="2026-02-12T22:58:03.232Z">
          <w:pPr/>
        </w:pPrChange>
      </w:pPr>
      <w:r>
        <w:fldChar w:fldCharType="begin"/>
      </w:r>
      <w:r>
        <w:instrText xml:space="preserve">HYPERLINK "https://mdchartsehr.replit.app/features/lab-integration%20%0d1" </w:instrText>
      </w:r>
      <w:r>
        <w:fldChar w:fldCharType="separate"/>
      </w:r>
      <w:ins w:author="Margarita Saldana" w:date="2026-02-12T22:58:03.286Z" w:id="137109049">
        <w:r w:rsidRPr="7C01C883" w:rsidR="69EB65C8">
          <w:rPr>
            <w:rStyle w:val="Hyperlink"/>
            <w:rFonts w:ascii="Aptos" w:hAnsi="Aptos" w:eastAsia="Aptos" w:cs="Aptos"/>
            <w:strike w:val="0"/>
            <w:dstrike w:val="0"/>
            <w:noProof w:val="0"/>
            <w:color w:val="467886"/>
            <w:sz w:val="22"/>
            <w:szCs w:val="22"/>
            <w:u w:val="single"/>
            <w:lang w:val="en-US"/>
          </w:rPr>
          <w:t>1</w:t>
        </w:r>
      </w:ins>
      <w:r>
        <w:fldChar w:fldCharType="end"/>
      </w:r>
      <w:ins w:author="Margarita Saldana" w:date="2026-02-12T22:58:03.286Z" w:id="803454661">
        <w:r w:rsidRPr="7C01C883" w:rsidR="69EB65C8">
          <w:rPr>
            <w:rFonts w:ascii="Aptos" w:hAnsi="Aptos" w:eastAsia="Aptos" w:cs="Aptos"/>
            <w:noProof w:val="0"/>
            <w:sz w:val="22"/>
            <w:szCs w:val="22"/>
            <w:lang w:val="en-US"/>
          </w:rPr>
          <w:t>we don’t have visual graphs of labs over time</w:t>
        </w:r>
      </w:ins>
    </w:p>
    <w:p w:rsidR="69EB65C8" w:rsidP="7C01C883" w:rsidRDefault="69EB65C8" w14:paraId="14E01ABB" w14:textId="0B9D06A7">
      <w:pPr>
        <w:spacing w:before="0" w:beforeAutospacing="off" w:after="160" w:afterAutospacing="off" w:line="257" w:lineRule="auto"/>
        <w:rPr>
          <w:ins w:author="Margarita Saldana" w:date="2026-02-12T22:58:03.286Z" w16du:dateUtc="2026-02-12T22:58:03.286Z" w:id="941949791"/>
        </w:rPr>
        <w:pPrChange w:author="Margarita Saldana" w:date="2026-02-12T22:58:03.236Z">
          <w:pPr>
            <w:numPr>
              <w:ilvl w:val="0"/>
              <w:numId w:val="11"/>
            </w:numPr>
          </w:pPr>
        </w:pPrChange>
      </w:pPr>
      <w:ins w:author="Margarita Saldana" w:date="2026-02-12T22:58:03.286Z" w:id="1044851307">
        <w:r w:rsidR="69EB65C8">
          <w:drawing>
            <wp:inline wp14:editId="36A97216" wp14:anchorId="0388CAC5">
              <wp:extent cx="5953125" cy="1866900"/>
              <wp:effectExtent l="0" t="0" r="0" b="0"/>
              <wp:docPr id="669703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703253" name="Picture 669703253"/>
                      <pic:cNvPicPr/>
                    </pic:nvPicPr>
                    <pic:blipFill>
                      <a:blip xmlns:r="http://schemas.openxmlformats.org/officeDocument/2006/relationships" r:embed="rId1406084587">
                        <a:extLst>
                          <a:ext uri="{28A0092B-C50C-407E-A947-70E740481C1C}">
                            <a14:useLocalDpi xmlns:a14="http://schemas.microsoft.com/office/drawing/2010/main"/>
                          </a:ext>
                        </a:extLst>
                      </a:blip>
                      <a:stretch>
                        <a:fillRect/>
                      </a:stretch>
                    </pic:blipFill>
                    <pic:spPr>
                      <a:xfrm>
                        <a:off x="0" y="0"/>
                        <a:ext cx="5953125" cy="1866900"/>
                      </a:xfrm>
                      <a:prstGeom prst="rect">
                        <a:avLst/>
                      </a:prstGeom>
                    </pic:spPr>
                  </pic:pic>
                </a:graphicData>
              </a:graphic>
            </wp:inline>
          </w:drawing>
        </w:r>
      </w:ins>
    </w:p>
    <w:p w:rsidR="69EB65C8" w:rsidP="7C01C883" w:rsidRDefault="69EB65C8" w14:paraId="75F6A253" w14:textId="36A60D07">
      <w:pPr>
        <w:pStyle w:val="Heading2"/>
        <w:spacing w:before="160" w:beforeAutospacing="off" w:after="80" w:afterAutospacing="off" w:line="257" w:lineRule="auto"/>
        <w:rPr>
          <w:ins w:author="Margarita Saldana" w:date="2026-02-12T22:58:03.287Z" w16du:dateUtc="2026-02-12T22:58:03.287Z" w:id="1393832143"/>
          <w:rFonts w:ascii="Aptos Display" w:hAnsi="Aptos Display" w:eastAsia="Aptos Display" w:cs="Aptos Display"/>
          <w:b w:val="0"/>
          <w:bCs w:val="0"/>
          <w:noProof w:val="0"/>
          <w:color w:val="0F4761" w:themeColor="accent1" w:themeTint="FF" w:themeShade="BF"/>
          <w:sz w:val="32"/>
          <w:szCs w:val="32"/>
          <w:lang w:val="en-US"/>
        </w:rPr>
        <w:pPrChange w:author="Margarita Saldana" w:date="2026-02-12T22:58:03.24Z">
          <w:pPr/>
        </w:pPrChange>
      </w:pPr>
      <w:ins w:author="Margarita Saldana" w:date="2026-02-12T22:58:03.287Z" w:id="1182476420">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Telehealth </w:t>
        </w:r>
      </w:ins>
      <w:r>
        <w:fldChar w:fldCharType="begin"/>
      </w:r>
      <w:r>
        <w:instrText xml:space="preserve">HYPERLINK "https://mdchartsehr.replit.app/features/telehealth" </w:instrText>
      </w:r>
      <w:r>
        <w:fldChar w:fldCharType="separate"/>
      </w:r>
      <w:ins w:author="Margarita Saldana" w:date="2026-02-12T22:58:03.287Z" w:id="1835640270">
        <w:r w:rsidRPr="7C01C883" w:rsidR="69EB65C8">
          <w:rPr>
            <w:rStyle w:val="Hyperlink"/>
            <w:rFonts w:ascii="Aptos Display" w:hAnsi="Aptos Display" w:eastAsia="Aptos Display" w:cs="Aptos Display"/>
            <w:b w:val="0"/>
            <w:bCs w:val="0"/>
            <w:strike w:val="0"/>
            <w:dstrike w:val="0"/>
            <w:noProof w:val="0"/>
            <w:color w:val="467886"/>
            <w:sz w:val="32"/>
            <w:szCs w:val="32"/>
            <w:u w:val="single"/>
            <w:lang w:val="en-US"/>
          </w:rPr>
          <w:t>https://mdchartsehr.replit.app/features/telehealth</w:t>
        </w:r>
      </w:ins>
      <w:r>
        <w:fldChar w:fldCharType="end"/>
      </w:r>
      <w:ins w:author="Margarita Saldana" w:date="2026-02-12T22:58:03.287Z" w:id="2101144766">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 </w:t>
        </w:r>
      </w:ins>
    </w:p>
    <w:p w:rsidR="69EB65C8" w:rsidP="7C01C883" w:rsidRDefault="69EB65C8" w14:paraId="00C058CC" w14:textId="46D28264">
      <w:pPr>
        <w:pStyle w:val="ListParagraph"/>
        <w:numPr>
          <w:ilvl w:val="0"/>
          <w:numId w:val="12"/>
        </w:numPr>
        <w:spacing w:before="0" w:beforeAutospacing="off" w:after="0" w:afterAutospacing="off" w:line="257" w:lineRule="auto"/>
        <w:ind w:left="720" w:right="0" w:hanging="360"/>
        <w:rPr>
          <w:ins w:author="Margarita Saldana" w:date="2026-02-12T22:58:03.287Z" w16du:dateUtc="2026-02-12T22:58:03.287Z" w:id="848795471"/>
          <w:rFonts w:ascii="Aptos" w:hAnsi="Aptos" w:eastAsia="Aptos" w:cs="Aptos"/>
          <w:noProof w:val="0"/>
          <w:sz w:val="22"/>
          <w:szCs w:val="22"/>
          <w:lang w:val="en-US"/>
        </w:rPr>
        <w:pPrChange w:author="Margarita Saldana" w:date="2026-02-12T22:58:03.245Z">
          <w:pPr/>
        </w:pPrChange>
      </w:pPr>
      <w:ins w:author="Margarita Saldana" w:date="2026-02-12T22:58:03.287Z" w:id="1726634835">
        <w:r w:rsidRPr="7C01C883" w:rsidR="69EB65C8">
          <w:rPr>
            <w:rFonts w:ascii="Aptos" w:hAnsi="Aptos" w:eastAsia="Aptos" w:cs="Aptos"/>
            <w:noProof w:val="0"/>
            <w:sz w:val="22"/>
            <w:szCs w:val="22"/>
            <w:lang w:val="en-US"/>
          </w:rPr>
          <w:t xml:space="preserve">Hipaa is a bit redundant as it’s on here twice. Remove from HD video visits? </w:t>
        </w:r>
      </w:ins>
    </w:p>
    <w:p w:rsidR="69EB65C8" w:rsidP="7C01C883" w:rsidRDefault="69EB65C8" w14:paraId="42639E63" w14:textId="0E845235">
      <w:pPr>
        <w:spacing w:before="0" w:beforeAutospacing="off" w:after="160" w:afterAutospacing="off" w:line="257" w:lineRule="auto"/>
        <w:rPr>
          <w:ins w:author="Margarita Saldana" w:date="2026-02-12T22:58:03.287Z" w16du:dateUtc="2026-02-12T22:58:03.287Z" w:id="598145166"/>
        </w:rPr>
        <w:pPrChange w:author="Margarita Saldana" w:date="2026-02-12T22:58:03.247Z">
          <w:pPr>
            <w:numPr>
              <w:ilvl w:val="0"/>
              <w:numId w:val="12"/>
            </w:numPr>
          </w:pPr>
        </w:pPrChange>
      </w:pPr>
      <w:ins w:author="Margarita Saldana" w:date="2026-02-12T22:58:03.287Z" w:id="660895033">
        <w:r w:rsidR="69EB65C8">
          <w:drawing>
            <wp:inline wp14:editId="5276A2EC" wp14:anchorId="5C91900A">
              <wp:extent cx="5953125" cy="1866900"/>
              <wp:effectExtent l="0" t="0" r="0" b="0"/>
              <wp:docPr id="94201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01342" name="Picture 94201342"/>
                      <pic:cNvPicPr/>
                    </pic:nvPicPr>
                    <pic:blipFill>
                      <a:blip xmlns:r="http://schemas.openxmlformats.org/officeDocument/2006/relationships" r:embed="rId857211202">
                        <a:extLst>
                          <a:ext uri="{28A0092B-C50C-407E-A947-70E740481C1C}">
                            <a14:useLocalDpi xmlns:a14="http://schemas.microsoft.com/office/drawing/2010/main"/>
                          </a:ext>
                        </a:extLst>
                      </a:blip>
                      <a:stretch>
                        <a:fillRect/>
                      </a:stretch>
                    </pic:blipFill>
                    <pic:spPr>
                      <a:xfrm>
                        <a:off x="0" y="0"/>
                        <a:ext cx="5953125" cy="1866900"/>
                      </a:xfrm>
                      <a:prstGeom prst="rect">
                        <a:avLst/>
                      </a:prstGeom>
                    </pic:spPr>
                  </pic:pic>
                </a:graphicData>
              </a:graphic>
            </wp:inline>
          </w:drawing>
        </w:r>
      </w:ins>
    </w:p>
    <w:p w:rsidR="69EB65C8" w:rsidP="7C01C883" w:rsidRDefault="69EB65C8" w14:paraId="4E642B09" w14:textId="18FC8AD0">
      <w:pPr>
        <w:pStyle w:val="Heading2"/>
        <w:spacing w:before="160" w:beforeAutospacing="off" w:after="80" w:afterAutospacing="off" w:line="257" w:lineRule="auto"/>
        <w:rPr>
          <w:ins w:author="Margarita Saldana" w:date="2026-02-12T22:58:03.287Z" w16du:dateUtc="2026-02-12T22:58:03.287Z" w:id="1741800731"/>
          <w:rFonts w:ascii="Aptos Display" w:hAnsi="Aptos Display" w:eastAsia="Aptos Display" w:cs="Aptos Display"/>
          <w:b w:val="0"/>
          <w:bCs w:val="0"/>
          <w:noProof w:val="0"/>
          <w:color w:val="0F4761" w:themeColor="accent1" w:themeTint="FF" w:themeShade="BF"/>
          <w:sz w:val="32"/>
          <w:szCs w:val="32"/>
          <w:lang w:val="en-US"/>
        </w:rPr>
        <w:pPrChange w:author="Margarita Saldana" w:date="2026-02-12T22:58:03.25Z">
          <w:pPr/>
        </w:pPrChange>
      </w:pPr>
      <w:ins w:author="Margarita Saldana" w:date="2026-02-12T22:58:03.287Z" w:id="1745781208">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Analytics </w:t>
        </w:r>
      </w:ins>
      <w:r>
        <w:fldChar w:fldCharType="begin"/>
      </w:r>
      <w:r>
        <w:instrText xml:space="preserve">HYPERLINK "https://mdchartsehr.replit.app/features/analytics" </w:instrText>
      </w:r>
      <w:r>
        <w:fldChar w:fldCharType="separate"/>
      </w:r>
      <w:ins w:author="Margarita Saldana" w:date="2026-02-12T22:58:03.287Z" w:id="570582113">
        <w:r w:rsidRPr="7C01C883" w:rsidR="69EB65C8">
          <w:rPr>
            <w:rStyle w:val="Hyperlink"/>
            <w:rFonts w:ascii="Aptos Display" w:hAnsi="Aptos Display" w:eastAsia="Aptos Display" w:cs="Aptos Display"/>
            <w:b w:val="0"/>
            <w:bCs w:val="0"/>
            <w:strike w:val="0"/>
            <w:dstrike w:val="0"/>
            <w:noProof w:val="0"/>
            <w:color w:val="467886"/>
            <w:sz w:val="32"/>
            <w:szCs w:val="32"/>
            <w:u w:val="single"/>
            <w:lang w:val="en-US"/>
          </w:rPr>
          <w:t>https://mdchartsehr.replit.app/features/analytics</w:t>
        </w:r>
      </w:ins>
      <w:r>
        <w:fldChar w:fldCharType="end"/>
      </w:r>
      <w:ins w:author="Margarita Saldana" w:date="2026-02-12T22:58:03.287Z" w:id="939005789">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 </w:t>
        </w:r>
      </w:ins>
    </w:p>
    <w:p w:rsidR="69EB65C8" w:rsidP="7C01C883" w:rsidRDefault="69EB65C8" w14:paraId="292C6D3A" w14:textId="09B6FB0E">
      <w:pPr>
        <w:pStyle w:val="ListParagraph"/>
        <w:numPr>
          <w:ilvl w:val="0"/>
          <w:numId w:val="13"/>
        </w:numPr>
        <w:spacing w:before="0" w:beforeAutospacing="off" w:after="0" w:afterAutospacing="off" w:line="257" w:lineRule="auto"/>
        <w:ind w:left="720" w:right="0" w:hanging="360"/>
        <w:rPr>
          <w:ins w:author="Margarita Saldana" w:date="2026-02-12T22:58:03.287Z" w16du:dateUtc="2026-02-12T22:58:03.287Z" w:id="409462548"/>
          <w:rFonts w:ascii="Aptos" w:hAnsi="Aptos" w:eastAsia="Aptos" w:cs="Aptos"/>
          <w:noProof w:val="0"/>
          <w:sz w:val="22"/>
          <w:szCs w:val="22"/>
          <w:lang w:val="en-US"/>
        </w:rPr>
        <w:pPrChange w:author="Margarita Saldana" w:date="2026-02-12T22:58:03.256Z">
          <w:pPr/>
        </w:pPrChange>
      </w:pPr>
      <w:ins w:author="Margarita Saldana" w:date="2026-02-12T22:58:03.287Z" w:id="1817833635">
        <w:r w:rsidRPr="7C01C883" w:rsidR="69EB65C8">
          <w:rPr>
            <w:rFonts w:ascii="Aptos" w:hAnsi="Aptos" w:eastAsia="Aptos" w:cs="Aptos"/>
            <w:noProof w:val="0"/>
            <w:sz w:val="22"/>
            <w:szCs w:val="22"/>
            <w:lang w:val="en-US"/>
          </w:rPr>
          <w:t xml:space="preserve">We don’t really have a report for Mips/HEDIS; usually these are done in the backend, so they can’t actually monitor, unless we’re counting Healthmonix here? Question for aaron here too. </w:t>
        </w:r>
      </w:ins>
    </w:p>
    <w:p w:rsidR="69EB65C8" w:rsidP="7C01C883" w:rsidRDefault="69EB65C8" w14:paraId="42FB2E67" w14:textId="0A49FF95">
      <w:pPr>
        <w:pStyle w:val="ListParagraph"/>
        <w:numPr>
          <w:ilvl w:val="0"/>
          <w:numId w:val="13"/>
        </w:numPr>
        <w:spacing w:before="0" w:beforeAutospacing="off" w:after="0" w:afterAutospacing="off" w:line="257" w:lineRule="auto"/>
        <w:ind w:left="720" w:right="0" w:hanging="360"/>
        <w:rPr>
          <w:ins w:author="Margarita Saldana" w:date="2026-02-12T22:58:03.287Z" w16du:dateUtc="2026-02-12T22:58:03.287Z" w:id="1620188708"/>
          <w:rFonts w:ascii="Aptos" w:hAnsi="Aptos" w:eastAsia="Aptos" w:cs="Aptos"/>
          <w:noProof w:val="0"/>
          <w:sz w:val="22"/>
          <w:szCs w:val="22"/>
          <w:lang w:val="en-US"/>
        </w:rPr>
        <w:pPrChange w:author="Margarita Saldana" w:date="2026-02-12T22:58:03.26Z">
          <w:pPr/>
        </w:pPrChange>
      </w:pPr>
      <w:ins w:author="Margarita Saldana" w:date="2026-02-12T22:58:03.287Z" w:id="823642662">
        <w:r w:rsidRPr="7C01C883" w:rsidR="69EB65C8">
          <w:rPr>
            <w:rFonts w:ascii="Aptos" w:hAnsi="Aptos" w:eastAsia="Aptos" w:cs="Aptos"/>
            <w:noProof w:val="0"/>
            <w:sz w:val="22"/>
            <w:szCs w:val="22"/>
            <w:lang w:val="en-US"/>
          </w:rPr>
          <w:t xml:space="preserve">Benchmarking is not here either so I don’t think we’ll be able to provide that comparison for them. </w:t>
        </w:r>
      </w:ins>
    </w:p>
    <w:p w:rsidR="69EB65C8" w:rsidP="7C01C883" w:rsidRDefault="69EB65C8" w14:paraId="73E19164" w14:textId="09C102B2">
      <w:pPr>
        <w:spacing w:before="0" w:beforeAutospacing="off" w:after="160" w:afterAutospacing="off" w:line="257" w:lineRule="auto"/>
        <w:rPr>
          <w:ins w:author="Margarita Saldana" w:date="2026-02-12T22:58:03.288Z" w16du:dateUtc="2026-02-12T22:58:03.288Z" w:id="679459545"/>
        </w:rPr>
        <w:pPrChange w:author="Margarita Saldana" w:date="2026-02-12T22:58:03.263Z">
          <w:pPr>
            <w:numPr>
              <w:ilvl w:val="0"/>
              <w:numId w:val="13"/>
            </w:numPr>
          </w:pPr>
        </w:pPrChange>
      </w:pPr>
      <w:ins w:author="Margarita Saldana" w:date="2026-02-12T22:58:03.288Z" w:id="970337187">
        <w:r w:rsidR="69EB65C8">
          <w:drawing>
            <wp:inline wp14:editId="23482F59" wp14:anchorId="19E12DD4">
              <wp:extent cx="5943600" cy="1847850"/>
              <wp:effectExtent l="0" t="0" r="0" b="0"/>
              <wp:docPr id="858550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550737" name="Picture 858550737"/>
                      <pic:cNvPicPr/>
                    </pic:nvPicPr>
                    <pic:blipFill>
                      <a:blip xmlns:r="http://schemas.openxmlformats.org/officeDocument/2006/relationships" r:embed="rId1638750880">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ins>
    </w:p>
    <w:p w:rsidR="69EB65C8" w:rsidP="7C01C883" w:rsidRDefault="69EB65C8" w14:paraId="55E4ABDC" w14:textId="38F56740">
      <w:pPr>
        <w:pStyle w:val="Heading2"/>
        <w:spacing w:before="160" w:beforeAutospacing="off" w:after="80" w:afterAutospacing="off" w:line="257" w:lineRule="auto"/>
        <w:rPr>
          <w:ins w:author="Margarita Saldana" w:date="2026-02-12T22:58:03.288Z" w16du:dateUtc="2026-02-12T22:58:03.288Z" w:id="1162506212"/>
          <w:rFonts w:ascii="Aptos Display" w:hAnsi="Aptos Display" w:eastAsia="Aptos Display" w:cs="Aptos Display"/>
          <w:b w:val="0"/>
          <w:bCs w:val="0"/>
          <w:noProof w:val="0"/>
          <w:color w:val="0F4761" w:themeColor="accent1" w:themeTint="FF" w:themeShade="BF"/>
          <w:sz w:val="32"/>
          <w:szCs w:val="32"/>
          <w:lang w:val="en-US"/>
        </w:rPr>
        <w:pPrChange w:author="Margarita Saldana" w:date="2026-02-12T22:58:03.267Z">
          <w:pPr/>
        </w:pPrChange>
      </w:pPr>
      <w:ins w:author="Margarita Saldana" w:date="2026-02-12T22:58:03.288Z" w:id="1454077270">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Compliance features: </w:t>
        </w:r>
      </w:ins>
      <w:r>
        <w:fldChar w:fldCharType="begin"/>
      </w:r>
      <w:r>
        <w:instrText xml:space="preserve">HYPERLINK "https://mdchartsehr.replit.app/compliance" </w:instrText>
      </w:r>
      <w:r>
        <w:fldChar w:fldCharType="separate"/>
      </w:r>
      <w:ins w:author="Margarita Saldana" w:date="2026-02-12T22:58:03.288Z" w:id="761941444">
        <w:r w:rsidRPr="7C01C883" w:rsidR="69EB65C8">
          <w:rPr>
            <w:rStyle w:val="Hyperlink"/>
            <w:rFonts w:ascii="Aptos Display" w:hAnsi="Aptos Display" w:eastAsia="Aptos Display" w:cs="Aptos Display"/>
            <w:b w:val="0"/>
            <w:bCs w:val="0"/>
            <w:strike w:val="0"/>
            <w:dstrike w:val="0"/>
            <w:noProof w:val="0"/>
            <w:color w:val="467886"/>
            <w:sz w:val="32"/>
            <w:szCs w:val="32"/>
            <w:u w:val="single"/>
            <w:lang w:val="en-US"/>
          </w:rPr>
          <w:t>https://mdchartsehr.replit.app/compliance</w:t>
        </w:r>
      </w:ins>
      <w:r>
        <w:fldChar w:fldCharType="end"/>
      </w:r>
      <w:ins w:author="Margarita Saldana" w:date="2026-02-12T22:58:03.288Z" w:id="616572106">
        <w:r w:rsidRPr="7C01C883" w:rsidR="69EB65C8">
          <w:rPr>
            <w:rFonts w:ascii="Aptos Display" w:hAnsi="Aptos Display" w:eastAsia="Aptos Display" w:cs="Aptos Display"/>
            <w:b w:val="0"/>
            <w:bCs w:val="0"/>
            <w:noProof w:val="0"/>
            <w:color w:val="0F4761" w:themeColor="accent1" w:themeTint="FF" w:themeShade="BF"/>
            <w:sz w:val="32"/>
            <w:szCs w:val="32"/>
            <w:lang w:val="en-US"/>
          </w:rPr>
          <w:t xml:space="preserve"> </w:t>
        </w:r>
      </w:ins>
    </w:p>
    <w:p w:rsidR="69EB65C8" w:rsidP="7C01C883" w:rsidRDefault="69EB65C8" w14:paraId="249D081E" w14:textId="724DCD7E">
      <w:pPr>
        <w:pStyle w:val="ListParagraph"/>
        <w:numPr>
          <w:ilvl w:val="0"/>
          <w:numId w:val="14"/>
        </w:numPr>
        <w:spacing w:before="0" w:beforeAutospacing="off" w:after="0" w:afterAutospacing="off" w:line="257" w:lineRule="auto"/>
        <w:ind w:left="720" w:right="0" w:hanging="360"/>
        <w:rPr>
          <w:ins w:author="Margarita Saldana" w:date="2026-02-12T22:58:03.288Z" w16du:dateUtc="2026-02-12T22:58:03.288Z" w:id="676097483"/>
          <w:rFonts w:ascii="Aptos" w:hAnsi="Aptos" w:eastAsia="Aptos" w:cs="Aptos"/>
          <w:noProof w:val="0"/>
          <w:sz w:val="22"/>
          <w:szCs w:val="22"/>
          <w:lang w:val="en-US"/>
        </w:rPr>
        <w:pPrChange w:author="Margarita Saldana" w:date="2026-02-12T22:58:03.273Z">
          <w:pPr/>
        </w:pPrChange>
      </w:pPr>
      <w:ins w:author="Margarita Saldana" w:date="2026-02-12T22:58:03.288Z" w:id="1209990231">
        <w:r w:rsidRPr="7C01C883" w:rsidR="69EB65C8">
          <w:rPr>
            <w:rFonts w:ascii="Aptos" w:hAnsi="Aptos" w:eastAsia="Aptos" w:cs="Aptos"/>
            <w:noProof w:val="0"/>
            <w:sz w:val="22"/>
            <w:szCs w:val="22"/>
            <w:lang w:val="en-US"/>
          </w:rPr>
          <w:t>What do you mean with the “state reporting compliance” ?</w:t>
        </w:r>
      </w:ins>
    </w:p>
    <w:p w:rsidR="69EB65C8" w:rsidP="7C01C883" w:rsidRDefault="69EB65C8" w14:paraId="6EB9D3DC" w14:textId="47213742">
      <w:pPr>
        <w:spacing w:before="0" w:beforeAutospacing="off" w:after="160" w:afterAutospacing="off" w:line="257" w:lineRule="auto"/>
        <w:rPr>
          <w:ins w:author="Margarita Saldana" w:date="2026-02-12T22:58:03.288Z" w16du:dateUtc="2026-02-12T22:58:03.288Z" w:id="141944372"/>
        </w:rPr>
        <w:pPrChange w:author="Margarita Saldana" w:date="2026-02-12T22:58:03.275Z">
          <w:pPr>
            <w:numPr>
              <w:ilvl w:val="0"/>
              <w:numId w:val="14"/>
            </w:numPr>
          </w:pPr>
        </w:pPrChange>
      </w:pPr>
      <w:ins w:author="Margarita Saldana" w:date="2026-02-12T22:58:03.288Z" w:id="207972088">
        <w:r w:rsidR="69EB65C8">
          <w:drawing>
            <wp:inline wp14:editId="46EC71C3" wp14:anchorId="596A00B7">
              <wp:extent cx="3105150" cy="542925"/>
              <wp:effectExtent l="0" t="0" r="0" b="0"/>
              <wp:docPr id="1688765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765526" name="Picture 1688765526"/>
                      <pic:cNvPicPr/>
                    </pic:nvPicPr>
                    <pic:blipFill>
                      <a:blip xmlns:r="http://schemas.openxmlformats.org/officeDocument/2006/relationships" r:embed="rId1914365623">
                        <a:extLst>
                          <a:ext uri="{28A0092B-C50C-407E-A947-70E740481C1C}">
                            <a14:useLocalDpi xmlns:a14="http://schemas.microsoft.com/office/drawing/2010/main"/>
                          </a:ext>
                        </a:extLst>
                      </a:blip>
                      <a:stretch>
                        <a:fillRect/>
                      </a:stretch>
                    </pic:blipFill>
                    <pic:spPr>
                      <a:xfrm>
                        <a:off x="0" y="0"/>
                        <a:ext cx="3105150" cy="542925"/>
                      </a:xfrm>
                      <a:prstGeom prst="rect">
                        <a:avLst/>
                      </a:prstGeom>
                    </pic:spPr>
                  </pic:pic>
                </a:graphicData>
              </a:graphic>
            </wp:inline>
          </w:drawing>
        </w:r>
      </w:ins>
    </w:p>
    <w:p w:rsidR="7C01C883" w:rsidP="7C01C883" w:rsidRDefault="7C01C883" w14:paraId="55F8301F" w14:textId="53D263A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35ba41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b7162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586a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22878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cf510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f9dea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d72d0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928a0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3d7dc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41955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1486a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3f9a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654e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af732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83B308"/>
    <w:rsid w:val="00116C19"/>
    <w:rsid w:val="0B07CE7F"/>
    <w:rsid w:val="1783B308"/>
    <w:rsid w:val="18B7B449"/>
    <w:rsid w:val="1A6D0DC6"/>
    <w:rsid w:val="1E126CF3"/>
    <w:rsid w:val="39C57FA1"/>
    <w:rsid w:val="3BDE4CB7"/>
    <w:rsid w:val="3E730095"/>
    <w:rsid w:val="3ED27BCC"/>
    <w:rsid w:val="3F0A3E2B"/>
    <w:rsid w:val="3FF83C8F"/>
    <w:rsid w:val="4A25F1E6"/>
    <w:rsid w:val="4B112719"/>
    <w:rsid w:val="4C183E72"/>
    <w:rsid w:val="5ACD7963"/>
    <w:rsid w:val="5D0B2FFC"/>
    <w:rsid w:val="6521ED41"/>
    <w:rsid w:val="671E0003"/>
    <w:rsid w:val="69EB65C8"/>
    <w:rsid w:val="7C01C883"/>
    <w:rsid w:val="7CC22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B308"/>
  <w15:chartTrackingRefBased/>
  <w15:docId w15:val="{89B02726-06C3-4D8B-B5F9-FF93F4643E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E730095"/>
    <w:pPr>
      <w:spacing/>
      <w:ind w:left="720"/>
      <w:contextualSpacing/>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44053402" /><Relationship Type="http://schemas.openxmlformats.org/officeDocument/2006/relationships/image" Target="/media/image2.png" Id="rId1447818548" /><Relationship Type="http://schemas.openxmlformats.org/officeDocument/2006/relationships/image" Target="/media/image3.png" Id="rId581192891" /><Relationship Type="http://schemas.openxmlformats.org/officeDocument/2006/relationships/image" Target="/media/image4.png" Id="rId1419181329" /><Relationship Type="http://schemas.openxmlformats.org/officeDocument/2006/relationships/image" Target="/media/image5.png" Id="rId1420346649" /><Relationship Type="http://schemas.openxmlformats.org/officeDocument/2006/relationships/numbering" Target="numbering.xml" Id="R5c73befa1d364605" /><Relationship Type="http://schemas.openxmlformats.org/officeDocument/2006/relationships/image" Target="/media/image6.png" Id="rId2109206653" /><Relationship Type="http://schemas.openxmlformats.org/officeDocument/2006/relationships/image" Target="/media/image7.png" Id="rId36068524" /><Relationship Type="http://schemas.openxmlformats.org/officeDocument/2006/relationships/image" Target="/media/image8.png" Id="rId1124095816" /><Relationship Type="http://schemas.openxmlformats.org/officeDocument/2006/relationships/image" Target="/media/image9.png" Id="rId1984008114" /><Relationship Type="http://schemas.openxmlformats.org/officeDocument/2006/relationships/image" Target="/media/imagea.png" Id="rId2094256105" /><Relationship Type="http://schemas.openxmlformats.org/officeDocument/2006/relationships/image" Target="/media/imageb.png" Id="rId1082178036" /><Relationship Type="http://schemas.openxmlformats.org/officeDocument/2006/relationships/image" Target="/media/imagec.png" Id="rId1992747636" /><Relationship Type="http://schemas.openxmlformats.org/officeDocument/2006/relationships/image" Target="/media/imaged.png" Id="rId293027287" /><Relationship Type="http://schemas.openxmlformats.org/officeDocument/2006/relationships/image" Target="/media/imagee.png" Id="rId1873696878" /><Relationship Type="http://schemas.openxmlformats.org/officeDocument/2006/relationships/image" Target="/media/imagef.png" Id="rId2038604977" /><Relationship Type="http://schemas.openxmlformats.org/officeDocument/2006/relationships/image" Target="/media/image10.png" Id="rId2108032727" /><Relationship Type="http://schemas.openxmlformats.org/officeDocument/2006/relationships/image" Target="/media/image11.png" Id="rId1406084587" /><Relationship Type="http://schemas.openxmlformats.org/officeDocument/2006/relationships/image" Target="/media/image12.png" Id="rId857211202" /><Relationship Type="http://schemas.openxmlformats.org/officeDocument/2006/relationships/image" Target="/media/image13.png" Id="rId1638750880" /><Relationship Type="http://schemas.openxmlformats.org/officeDocument/2006/relationships/image" Target="/media/image14.png" Id="rId19143656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2026-02-12T18:49:22.6626127Z</dcterms:created>
  <dcterms:modified xsi:type="dcterms:W3CDTF">2026-02-12T22:58:37.6894337Z</dcterms:modified>
  <dc:creator>Maitry Shah</dc:creator>
  <lastModifiedBy>Margarita Saldana</lastModifiedBy>
</coreProperties>
</file>